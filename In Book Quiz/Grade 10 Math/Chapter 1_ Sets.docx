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wfon6gwq1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w:t>
      </w:r>
      <w:r w:rsidDel="00000000" w:rsidR="00000000" w:rsidRPr="00000000">
        <w:rPr>
          <w:rFonts w:ascii="Proxima Nova" w:cs="Proxima Nova" w:eastAsia="Proxima Nova" w:hAnsi="Proxima Nova"/>
          <w:sz w:val="24"/>
          <w:szCs w:val="24"/>
          <w:rtl w:val="0"/>
        </w:rPr>
        <w:t xml:space="preserve"> Solve problems related to cardinality of two sets</w:t>
      </w:r>
    </w:p>
    <w:p w:rsidR="00000000" w:rsidDel="00000000" w:rsidP="00000000" w:rsidRDefault="00000000" w:rsidRPr="00000000" w14:paraId="00000003">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w:t>
      </w:r>
      <w:r w:rsidDel="00000000" w:rsidR="00000000" w:rsidRPr="00000000">
        <w:rPr>
          <w:rFonts w:ascii="Proxima Nova" w:cs="Proxima Nova" w:eastAsia="Proxima Nova" w:hAnsi="Proxima Nova"/>
          <w:sz w:val="24"/>
          <w:szCs w:val="24"/>
          <w:rtl w:val="0"/>
        </w:rPr>
        <w:t xml:space="preserve"> Cardinality of Two Sets</w:t>
      </w:r>
    </w:p>
    <w:p w:rsidR="00000000" w:rsidDel="00000000" w:rsidP="00000000" w:rsidRDefault="00000000" w:rsidRPr="00000000" w14:paraId="00000004">
      <w:pPr>
        <w:spacing w:after="2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w:t>
      </w:r>
      <w:r w:rsidDel="00000000" w:rsidR="00000000" w:rsidRPr="00000000">
        <w:rPr>
          <w:rFonts w:ascii="Proxima Nova" w:cs="Proxima Nova" w:eastAsia="Proxima Nova" w:hAnsi="Proxima Nova"/>
          <w:sz w:val="24"/>
          <w:szCs w:val="24"/>
          <w:rtl w:val="0"/>
        </w:rPr>
        <w:t xml:space="preserve"> 7</w:t>
      </w:r>
    </w:p>
    <w:p w:rsidR="00000000" w:rsidDel="00000000" w:rsidP="00000000" w:rsidRDefault="00000000" w:rsidRPr="00000000" w14:paraId="00000005">
      <w:pPr>
        <w:spacing w:after="200"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rFonts w:ascii="Proxima Nova" w:cs="Proxima Nova" w:eastAsia="Proxima Nova" w:hAnsi="Proxima Nova"/>
        </w:rPr>
      </w:pPr>
      <w:bookmarkStart w:colFirst="0" w:colLast="0" w:name="_yaf38bsclj2u" w:id="1"/>
      <w:bookmarkEnd w:id="1"/>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07">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In a survey, </w:t>
      </w:r>
      <m:oMath>
        <m:r>
          <w:rPr>
            <w:rFonts w:ascii="Proxima Nova" w:cs="Proxima Nova" w:eastAsia="Proxima Nova" w:hAnsi="Proxima Nova"/>
            <w:b w:val="1"/>
            <w:bCs w:val="1"/>
          </w:rPr>
          <m:t xml:space="preserve">n(U) = 80, n(A) = 45, n(B) = 35,</m:t>
        </m:r>
      </m:oMath>
      <w:r w:rsidDel="00000000" w:rsidR="00000000" w:rsidRPr="00000000">
        <w:rPr>
          <w:rFonts w:ascii="Proxima Nova" w:cs="Proxima Nova" w:eastAsia="Proxima Nova" w:hAnsi="Proxima Nova"/>
          <w:b w:val="1"/>
          <w:bCs w:val="1"/>
          <w:rtl w:val="0"/>
        </w:rPr>
        <w:t xml:space="preserve"> and </w:t>
      </w:r>
      <m:oMath>
        <m:r>
          <w:rPr>
            <w:rFonts w:ascii="Proxima Nova" w:cs="Proxima Nova" w:eastAsia="Proxima Nova" w:hAnsi="Proxima Nova"/>
            <w:b w:val="1"/>
            <w:bCs w:val="1"/>
          </w:rPr>
          <m:t xml:space="preserve">n(A∩B) = 15. </m:t>
        </m:r>
      </m:oMath>
      <w:r w:rsidDel="00000000" w:rsidR="00000000" w:rsidRPr="00000000">
        <w:rPr>
          <w:rFonts w:ascii="Proxima Nova" w:cs="Proxima Nova" w:eastAsia="Proxima Nova" w:hAnsi="Proxima Nova"/>
          <w:b w:val="1"/>
          <w:bCs w:val="1"/>
          <w:rtl w:val="0"/>
        </w:rPr>
        <w:t xml:space="preserve">What is </w:t>
      </w:r>
      <m:oMath>
        <m:r>
          <w:rPr>
            <w:rFonts w:ascii="Proxima Nova" w:cs="Proxima Nova" w:eastAsia="Proxima Nova" w:hAnsi="Proxima Nova"/>
            <w:b w:val="1"/>
            <w:bCs w:val="1"/>
          </w:rPr>
          <m:t xml:space="preserve">n(A∪B)</m:t>
        </m:r>
      </m:oMath>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08">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95 (PQR)</w:t>
      </w:r>
    </w:p>
    <w:p w:rsidR="00000000" w:rsidDel="00000000" w:rsidP="00000000" w:rsidRDefault="00000000" w:rsidRPr="00000000" w14:paraId="00000009">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50 (PQR)</w:t>
      </w:r>
    </w:p>
    <w:p w:rsidR="00000000" w:rsidDel="00000000" w:rsidP="00000000" w:rsidRDefault="00000000" w:rsidRPr="00000000" w14:paraId="0000000A">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65 (Z)</w:t>
      </w:r>
      <w:r w:rsidDel="00000000" w:rsidR="00000000" w:rsidRPr="00000000">
        <w:rPr>
          <w:rtl w:val="0"/>
        </w:rPr>
      </w:r>
    </w:p>
    <w:p w:rsidR="00000000" w:rsidDel="00000000" w:rsidP="00000000" w:rsidRDefault="00000000" w:rsidRPr="00000000" w14:paraId="0000000B">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80 (PQR)</w:t>
      </w:r>
    </w:p>
    <w:p w:rsidR="00000000" w:rsidDel="00000000" w:rsidP="00000000" w:rsidRDefault="00000000" w:rsidRPr="00000000" w14:paraId="0000000C">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 In a class, </w:t>
      </w:r>
      <m:oMath>
        <m:sSub>
          <m:sSubPr>
            <m:ctrlPr>
              <w:rPr>
                <w:rFonts w:ascii="Proxima Nova" w:cs="Proxima Nova" w:eastAsia="Proxima Nova" w:hAnsi="Proxima Nova"/>
                <w:b w:val="1"/>
                <w:bCs w:val="1"/>
              </w:rPr>
            </m:ctrlPr>
          </m:sSubPr>
          <m:e>
            <m:r>
              <w:rPr>
                <w:rFonts w:ascii="Proxima Nova" w:cs="Proxima Nova" w:eastAsia="Proxima Nova" w:hAnsi="Proxima Nova"/>
                <w:b w:val="1"/>
                <w:bCs w:val="1"/>
              </w:rPr>
              <m:t xml:space="preserve">n</m:t>
            </m:r>
          </m:e>
          <m:sub>
            <m:r>
              <w:rPr>
                <w:rFonts w:ascii="Proxima Nova" w:cs="Proxima Nova" w:eastAsia="Proxima Nova" w:hAnsi="Proxima Nova"/>
                <w:b w:val="1"/>
                <w:bCs w:val="1"/>
              </w:rPr>
              <m:t xml:space="preserve">0</m:t>
            </m:r>
          </m:sub>
        </m:sSub>
        <m:r>
          <w:rPr>
            <w:rFonts w:ascii="Proxima Nova" w:cs="Proxima Nova" w:eastAsia="Proxima Nova" w:hAnsi="Proxima Nova"/>
            <w:b w:val="1"/>
            <w:bCs w:val="1"/>
          </w:rPr>
          <m:t xml:space="preserve">(A) = 18, </m:t>
        </m:r>
        <m:sSub>
          <m:sSubPr>
            <m:ctrlPr>
              <w:rPr>
                <w:rFonts w:ascii="Proxima Nova" w:cs="Proxima Nova" w:eastAsia="Proxima Nova" w:hAnsi="Proxima Nova"/>
                <w:b w:val="1"/>
                <w:bCs w:val="1"/>
              </w:rPr>
            </m:ctrlPr>
          </m:sSubPr>
          <m:e>
            <m:r>
              <w:rPr>
                <w:rFonts w:ascii="Proxima Nova" w:cs="Proxima Nova" w:eastAsia="Proxima Nova" w:hAnsi="Proxima Nova"/>
                <w:b w:val="1"/>
                <w:bCs w:val="1"/>
              </w:rPr>
              <m:t xml:space="preserve">n</m:t>
            </m:r>
          </m:e>
          <m:sub>
            <m:r>
              <w:rPr>
                <w:rFonts w:ascii="Proxima Nova" w:cs="Proxima Nova" w:eastAsia="Proxima Nova" w:hAnsi="Proxima Nova"/>
                <w:b w:val="1"/>
                <w:bCs w:val="1"/>
              </w:rPr>
              <m:t xml:space="preserve">o</m:t>
            </m:r>
          </m:sub>
        </m:sSub>
        <m:r>
          <w:rPr>
            <w:rFonts w:ascii="Proxima Nova" w:cs="Proxima Nova" w:eastAsia="Proxima Nova" w:hAnsi="Proxima Nova"/>
            <w:b w:val="1"/>
            <w:bCs w:val="1"/>
          </w:rPr>
          <m:t xml:space="preserve">(B) = 22, </m:t>
        </m:r>
      </m:oMath>
      <w:r w:rsidDel="00000000" w:rsidR="00000000" w:rsidRPr="00000000">
        <w:rPr>
          <w:rFonts w:ascii="Proxima Nova" w:cs="Proxima Nova" w:eastAsia="Proxima Nova" w:hAnsi="Proxima Nova"/>
          <w:b w:val="1"/>
          <w:bCs w:val="1"/>
          <w:rtl w:val="0"/>
        </w:rPr>
        <w:t xml:space="preserve">and</w:t>
      </w:r>
      <m:oMath>
        <m:r>
          <w:rPr>
            <w:rFonts w:ascii="Proxima Nova" w:cs="Proxima Nova" w:eastAsia="Proxima Nova" w:hAnsi="Proxima Nova"/>
            <w:b w:val="1"/>
            <w:bCs w:val="1"/>
          </w:rPr>
          <m:t xml:space="preserve"> n(A∩B) = 8</m:t>
        </m:r>
      </m:oMath>
      <w:r w:rsidDel="00000000" w:rsidR="00000000" w:rsidRPr="00000000">
        <w:rPr>
          <w:rFonts w:ascii="Proxima Nova" w:cs="Proxima Nova" w:eastAsia="Proxima Nova" w:hAnsi="Proxima Nova"/>
          <w:b w:val="1"/>
          <w:bCs w:val="1"/>
          <w:rtl w:val="0"/>
        </w:rPr>
        <w:t xml:space="preserve">. How many students are in A or B?</w:t>
      </w:r>
      <w:r w:rsidDel="00000000" w:rsidR="00000000" w:rsidRPr="00000000">
        <w:rPr>
          <w:rtl w:val="0"/>
        </w:rPr>
      </w:r>
    </w:p>
    <w:p w:rsidR="00000000" w:rsidDel="00000000" w:rsidP="00000000" w:rsidRDefault="00000000" w:rsidRPr="00000000" w14:paraId="0000000D">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a) 48 (Z)</w:t>
      </w:r>
      <w:r w:rsidDel="00000000" w:rsidR="00000000" w:rsidRPr="00000000">
        <w:rPr>
          <w:rtl w:val="0"/>
        </w:rPr>
      </w:r>
    </w:p>
    <w:p w:rsidR="00000000" w:rsidDel="00000000" w:rsidP="00000000" w:rsidRDefault="00000000" w:rsidRPr="00000000" w14:paraId="0000000E">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40 (TKL) </w:t>
      </w:r>
    </w:p>
    <w:p w:rsidR="00000000" w:rsidDel="00000000" w:rsidP="00000000" w:rsidRDefault="00000000" w:rsidRPr="00000000" w14:paraId="0000000F">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30 (TKL) </w:t>
      </w:r>
    </w:p>
    <w:p w:rsidR="00000000" w:rsidDel="00000000" w:rsidP="00000000" w:rsidRDefault="00000000" w:rsidRPr="00000000" w14:paraId="00000010">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26 (TKL) </w:t>
      </w:r>
    </w:p>
    <w:p w:rsidR="00000000" w:rsidDel="00000000" w:rsidP="00000000" w:rsidRDefault="00000000" w:rsidRPr="00000000" w14:paraId="00000011">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 If</w:t>
      </w:r>
      <m:oMath>
        <m:r>
          <w:rPr>
            <w:rFonts w:ascii="Proxima Nova" w:cs="Proxima Nova" w:eastAsia="Proxima Nova" w:hAnsi="Proxima Nova"/>
            <w:b w:val="1"/>
            <w:bCs w:val="1"/>
          </w:rPr>
          <m:t xml:space="preserve">  n(U) = 100, n(A∪B) = 72,</m:t>
        </m:r>
      </m:oMath>
      <w:r w:rsidDel="00000000" w:rsidR="00000000" w:rsidRPr="00000000">
        <w:rPr>
          <w:rFonts w:ascii="Proxima Nova" w:cs="Proxima Nova" w:eastAsia="Proxima Nova" w:hAnsi="Proxima Nova"/>
          <w:b w:val="1"/>
          <w:bCs w:val="1"/>
          <w:rtl w:val="0"/>
        </w:rPr>
        <w:t xml:space="preserve"> what is </w:t>
      </w:r>
      <m:oMath>
        <m:r>
          <w:rPr>
            <w:rFonts w:ascii="Proxima Nova" w:cs="Proxima Nova" w:eastAsia="Proxima Nova" w:hAnsi="Proxima Nova"/>
            <w:b w:val="1"/>
            <w:bCs w:val="1"/>
          </w:rPr>
          <m:t xml:space="preserve"> n(A∪B)ʹ</m:t>
        </m:r>
      </m:oMath>
      <w:r w:rsidDel="00000000" w:rsidR="00000000" w:rsidRPr="00000000">
        <w:rPr>
          <w:rFonts w:ascii="Proxima Nova" w:cs="Proxima Nova" w:eastAsia="Proxima Nova" w:hAnsi="Proxima Nova"/>
          <w:b w:val="1"/>
          <w:bCs w:val="1"/>
          <w:rtl w:val="0"/>
        </w:rPr>
        <w:t xml:space="preserve"> (complement of A union B)?</w:t>
      </w:r>
      <w:r w:rsidDel="00000000" w:rsidR="00000000" w:rsidRPr="00000000">
        <w:rPr>
          <w:rtl w:val="0"/>
        </w:rPr>
      </w:r>
    </w:p>
    <w:p w:rsidR="00000000" w:rsidDel="00000000" w:rsidP="00000000" w:rsidRDefault="00000000" w:rsidRPr="00000000" w14:paraId="00000012">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72 (GHM) </w:t>
      </w:r>
    </w:p>
    <w:p w:rsidR="00000000" w:rsidDel="00000000" w:rsidP="00000000" w:rsidRDefault="00000000" w:rsidRPr="00000000" w14:paraId="00000013">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100 (GHM) </w:t>
      </w:r>
    </w:p>
    <w:p w:rsidR="00000000" w:rsidDel="00000000" w:rsidP="00000000" w:rsidRDefault="00000000" w:rsidRPr="00000000" w14:paraId="00000014">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28 (Z)</w:t>
      </w:r>
      <w:r w:rsidDel="00000000" w:rsidR="00000000" w:rsidRPr="00000000">
        <w:rPr>
          <w:rtl w:val="0"/>
        </w:rPr>
      </w:r>
    </w:p>
    <w:p w:rsidR="00000000" w:rsidDel="00000000" w:rsidP="00000000" w:rsidRDefault="00000000" w:rsidRPr="00000000" w14:paraId="00000015">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172 (GHM) </w:t>
      </w:r>
    </w:p>
    <w:p w:rsidR="00000000" w:rsidDel="00000000" w:rsidP="00000000" w:rsidRDefault="00000000" w:rsidRPr="00000000" w14:paraId="00000016">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a survey, 130 people like tea, 90 like coffee, and 40 like both. How many like only tea?</w:t>
      </w:r>
      <w:r w:rsidDel="00000000" w:rsidR="00000000" w:rsidRPr="00000000">
        <w:rPr>
          <w:rtl w:val="0"/>
        </w:rPr>
      </w:r>
    </w:p>
    <w:p w:rsidR="00000000" w:rsidDel="00000000" w:rsidP="00000000" w:rsidRDefault="00000000" w:rsidRPr="00000000" w14:paraId="00000017">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130 (VWX)</w:t>
      </w:r>
    </w:p>
    <w:p w:rsidR="00000000" w:rsidDel="00000000" w:rsidP="00000000" w:rsidRDefault="00000000" w:rsidRPr="00000000" w14:paraId="00000018">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80 (VWX) </w:t>
      </w:r>
    </w:p>
    <w:p w:rsidR="00000000" w:rsidDel="00000000" w:rsidP="00000000" w:rsidRDefault="00000000" w:rsidRPr="00000000" w14:paraId="00000019">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40 (VWX) </w:t>
      </w:r>
    </w:p>
    <w:p w:rsidR="00000000" w:rsidDel="00000000" w:rsidP="00000000" w:rsidRDefault="00000000" w:rsidRPr="00000000" w14:paraId="0000001A">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d) 90 (Z)</w:t>
      </w:r>
      <w:r w:rsidDel="00000000" w:rsidR="00000000" w:rsidRPr="00000000">
        <w:rPr>
          <w:rtl w:val="0"/>
        </w:rPr>
      </w:r>
    </w:p>
    <w:p w:rsidR="00000000" w:rsidDel="00000000" w:rsidP="00000000" w:rsidRDefault="00000000" w:rsidRPr="00000000" w14:paraId="0000001B">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 In a survey, </w:t>
      </w:r>
      <m:oMath>
        <m:r>
          <w:rPr>
            <w:rFonts w:ascii="Proxima Nova" w:cs="Proxima Nova" w:eastAsia="Proxima Nova" w:hAnsi="Proxima Nova"/>
            <w:b w:val="1"/>
            <w:bCs w:val="1"/>
          </w:rPr>
          <m:t xml:space="preserve">n(P) = 70, n(Q) = 90. </m:t>
        </m:r>
      </m:oMath>
      <w:r w:rsidDel="00000000" w:rsidR="00000000" w:rsidRPr="00000000">
        <w:rPr>
          <w:rFonts w:ascii="Proxima Nova" w:cs="Proxima Nova" w:eastAsia="Proxima Nova" w:hAnsi="Proxima Nova"/>
          <w:b w:val="1"/>
          <w:bCs w:val="1"/>
          <w:rtl w:val="0"/>
        </w:rPr>
        <w:t xml:space="preserve">What is the maximum possible value of </w:t>
      </w:r>
      <m:oMath>
        <m:r>
          <w:rPr>
            <w:rFonts w:ascii="Proxima Nova" w:cs="Proxima Nova" w:eastAsia="Proxima Nova" w:hAnsi="Proxima Nova"/>
            <w:b w:val="1"/>
            <w:bCs w:val="1"/>
          </w:rPr>
          <m:t xml:space="preserve">n(P∪Q)</m:t>
        </m:r>
      </m:oMath>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1C">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90 (BDF) </w:t>
      </w:r>
    </w:p>
    <w:p w:rsidR="00000000" w:rsidDel="00000000" w:rsidP="00000000" w:rsidRDefault="00000000" w:rsidRPr="00000000" w14:paraId="0000001D">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170 (BDF) </w:t>
      </w:r>
    </w:p>
    <w:p w:rsidR="00000000" w:rsidDel="00000000" w:rsidP="00000000" w:rsidRDefault="00000000" w:rsidRPr="00000000" w14:paraId="0000001E">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160 (Z)</w:t>
      </w:r>
      <w:r w:rsidDel="00000000" w:rsidR="00000000" w:rsidRPr="00000000">
        <w:rPr>
          <w:rtl w:val="0"/>
        </w:rPr>
      </w:r>
    </w:p>
    <w:p w:rsidR="00000000" w:rsidDel="00000000" w:rsidP="00000000" w:rsidRDefault="00000000" w:rsidRPr="00000000" w14:paraId="0000001F">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20 (BDF) </w:t>
      </w:r>
    </w:p>
    <w:p w:rsidR="00000000" w:rsidDel="00000000" w:rsidP="00000000" w:rsidRDefault="00000000" w:rsidRPr="00000000" w14:paraId="00000020">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spacing w:after="40" w:line="24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6. For two mutually exclusive (disjoint) sets X and Y, n(X)=25 and n(Y)=15. What is n(X∪Y)? </w:t>
      </w:r>
    </w:p>
    <w:p w:rsidR="00000000" w:rsidDel="00000000" w:rsidP="00000000" w:rsidRDefault="00000000" w:rsidRPr="00000000" w14:paraId="00000022">
      <w:pPr>
        <w:spacing w:after="40" w:line="240" w:lineRule="auto"/>
        <w:ind w:firstLine="360"/>
        <w:rPr>
          <w:rFonts w:ascii="Proxima Nova" w:cs="Proxima Nova" w:eastAsia="Proxima Nova" w:hAnsi="Proxima Nova"/>
          <w:color w:val="ff0000"/>
        </w:rPr>
      </w:pPr>
      <w:r w:rsidDel="00000000" w:rsidR="00000000" w:rsidRPr="00000000">
        <w:rPr>
          <w:rFonts w:ascii="Proxima Nova" w:cs="Proxima Nova" w:eastAsia="Proxima Nova" w:hAnsi="Proxima Nova"/>
          <w:rtl w:val="0"/>
        </w:rPr>
        <w:t xml:space="preserve">a) 15 (MES) </w:t>
      </w:r>
      <w:r w:rsidDel="00000000" w:rsidR="00000000" w:rsidRPr="00000000">
        <w:rPr>
          <w:rtl w:val="0"/>
        </w:rPr>
      </w:r>
    </w:p>
    <w:p w:rsidR="00000000" w:rsidDel="00000000" w:rsidP="00000000" w:rsidRDefault="00000000" w:rsidRPr="00000000" w14:paraId="00000023">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40 (Z) </w:t>
      </w:r>
      <w:r w:rsidDel="00000000" w:rsidR="00000000" w:rsidRPr="00000000">
        <w:rPr>
          <w:rtl w:val="0"/>
        </w:rPr>
      </w:r>
    </w:p>
    <w:p w:rsidR="00000000" w:rsidDel="00000000" w:rsidP="00000000" w:rsidRDefault="00000000" w:rsidRPr="00000000" w14:paraId="00000024">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 0 (MES) </w:t>
      </w:r>
    </w:p>
    <w:p w:rsidR="00000000" w:rsidDel="00000000" w:rsidP="00000000" w:rsidRDefault="00000000" w:rsidRPr="00000000" w14:paraId="00000025">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25 (MES)</w:t>
      </w:r>
    </w:p>
    <w:p w:rsidR="00000000" w:rsidDel="00000000" w:rsidP="00000000" w:rsidRDefault="00000000" w:rsidRPr="00000000" w14:paraId="00000026">
      <w:pPr>
        <w:spacing w:after="40" w:line="240" w:lineRule="auto"/>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spacing w:after="240" w:lineRule="auto"/>
        <w:rPr>
          <w:rFonts w:ascii="Proxima Nova" w:cs="Proxima Nova" w:eastAsia="Proxima Nova" w:hAnsi="Proxima Nova"/>
          <w:b w:val="1"/>
          <w:bCs w:val="1"/>
        </w:rPr>
      </w:pPr>
      <w:r w:rsidDel="00000000" w:rsidR="00000000" w:rsidRPr="00000000">
        <w:rPr>
          <w:rFonts w:ascii="Nova Mono" w:cs="Nova Mono" w:eastAsia="Nova Mono" w:hAnsi="Nova Mono"/>
          <w:b w:val="1"/>
          <w:bCs w:val="1"/>
          <w:rtl w:val="0"/>
        </w:rPr>
        <w:t xml:space="preserve">7. In a survey of 120 people, n(A)=70 and n(A∪B)=100. If n(A∩B)=20, what is n(B)?</w:t>
      </w:r>
    </w:p>
    <w:p w:rsidR="00000000" w:rsidDel="00000000" w:rsidP="00000000" w:rsidRDefault="00000000" w:rsidRPr="00000000" w14:paraId="00000028">
      <w:pPr>
        <w:spacing w:before="200" w:lineRule="auto"/>
        <w:ind w:left="360" w:firstLine="0"/>
        <w:rPr>
          <w:color w:val="ff0000"/>
        </w:rPr>
      </w:pPr>
      <w:r w:rsidDel="00000000" w:rsidR="00000000" w:rsidRPr="00000000">
        <w:rPr>
          <w:color w:val="ff0000"/>
          <w:rtl w:val="0"/>
        </w:rPr>
        <w:t xml:space="preserve">a) 50 (Z)</w:t>
      </w:r>
    </w:p>
    <w:p w:rsidR="00000000" w:rsidDel="00000000" w:rsidP="00000000" w:rsidRDefault="00000000" w:rsidRPr="00000000" w14:paraId="00000029">
      <w:pPr>
        <w:ind w:left="360" w:firstLine="0"/>
        <w:rPr/>
      </w:pPr>
      <w:r w:rsidDel="00000000" w:rsidR="00000000" w:rsidRPr="00000000">
        <w:rPr>
          <w:rtl w:val="0"/>
        </w:rPr>
        <w:t xml:space="preserve">b) 30 (</w:t>
      </w:r>
      <w:r w:rsidDel="00000000" w:rsidR="00000000" w:rsidRPr="00000000">
        <w:rPr>
          <w:rFonts w:ascii="Proxima Nova" w:cs="Proxima Nova" w:eastAsia="Proxima Nova" w:hAnsi="Proxima Nova"/>
          <w:rtl w:val="0"/>
        </w:rPr>
        <w:t xml:space="preserve">CAR</w:t>
      </w:r>
      <w:r w:rsidDel="00000000" w:rsidR="00000000" w:rsidRPr="00000000">
        <w:rPr>
          <w:rtl w:val="0"/>
        </w:rPr>
        <w:t xml:space="preserve">)</w:t>
      </w:r>
    </w:p>
    <w:p w:rsidR="00000000" w:rsidDel="00000000" w:rsidP="00000000" w:rsidRDefault="00000000" w:rsidRPr="00000000" w14:paraId="0000002A">
      <w:pPr>
        <w:ind w:left="360" w:firstLine="0"/>
        <w:rPr/>
      </w:pPr>
      <w:r w:rsidDel="00000000" w:rsidR="00000000" w:rsidRPr="00000000">
        <w:rPr>
          <w:rtl w:val="0"/>
        </w:rPr>
        <w:t xml:space="preserve">c) 100 (</w:t>
      </w:r>
      <w:r w:rsidDel="00000000" w:rsidR="00000000" w:rsidRPr="00000000">
        <w:rPr>
          <w:rFonts w:ascii="Proxima Nova" w:cs="Proxima Nova" w:eastAsia="Proxima Nova" w:hAnsi="Proxima Nova"/>
          <w:rtl w:val="0"/>
        </w:rPr>
        <w:t xml:space="preserve">CAR</w:t>
      </w:r>
      <w:r w:rsidDel="00000000" w:rsidR="00000000" w:rsidRPr="00000000">
        <w:rPr>
          <w:rtl w:val="0"/>
        </w:rPr>
        <w:t xml:space="preserve">)</w:t>
      </w:r>
    </w:p>
    <w:p w:rsidR="00000000" w:rsidDel="00000000" w:rsidP="00000000" w:rsidRDefault="00000000" w:rsidRPr="00000000" w14:paraId="0000002B">
      <w:pPr>
        <w:ind w:left="360" w:firstLine="0"/>
        <w:rPr/>
      </w:pPr>
      <w:r w:rsidDel="00000000" w:rsidR="00000000" w:rsidRPr="00000000">
        <w:rPr>
          <w:rtl w:val="0"/>
        </w:rPr>
        <w:t xml:space="preserve">d) 80 (</w:t>
      </w:r>
      <w:r w:rsidDel="00000000" w:rsidR="00000000" w:rsidRPr="00000000">
        <w:rPr>
          <w:rFonts w:ascii="Proxima Nova" w:cs="Proxima Nova" w:eastAsia="Proxima Nova" w:hAnsi="Proxima Nova"/>
          <w:rtl w:val="0"/>
        </w:rPr>
        <w:t xml:space="preserve">CAR</w:t>
      </w:r>
      <w:r w:rsidDel="00000000" w:rsidR="00000000" w:rsidRPr="00000000">
        <w:rPr>
          <w:rtl w:val="0"/>
        </w:rPr>
        <w:t xml:space="preserve">)</w:t>
      </w:r>
    </w:p>
    <w:p w:rsidR="00000000" w:rsidDel="00000000" w:rsidP="00000000" w:rsidRDefault="00000000" w:rsidRPr="00000000" w14:paraId="0000002C">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D">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spacing w:after="120" w:before="400" w:line="240" w:lineRule="auto"/>
        <w:rPr>
          <w:rFonts w:ascii="Proxima Nova" w:cs="Proxima Nova" w:eastAsia="Proxima Nova" w:hAnsi="Proxima Nova"/>
          <w:b w:val="1"/>
          <w:bCs w:val="1"/>
          <w:color w:val="3c78d8"/>
          <w:sz w:val="24"/>
          <w:szCs w:val="24"/>
          <w:u w:val="single"/>
        </w:rPr>
      </w:pPr>
      <w:r w:rsidDel="00000000" w:rsidR="00000000" w:rsidRPr="00000000">
        <w:rPr>
          <w:rtl w:val="0"/>
        </w:rPr>
      </w:r>
    </w:p>
    <w:p w:rsidR="00000000" w:rsidDel="00000000" w:rsidP="00000000" w:rsidRDefault="00000000" w:rsidRPr="00000000" w14:paraId="0000002F">
      <w:pPr>
        <w:spacing w:after="120" w:before="400" w:line="240" w:lineRule="auto"/>
        <w:rPr>
          <w:rFonts w:ascii="Proxima Nova" w:cs="Proxima Nova" w:eastAsia="Proxima Nova" w:hAnsi="Proxima Nova"/>
          <w:b w:val="1"/>
          <w:bCs w:val="1"/>
          <w:color w:val="3c78d8"/>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keepNext w:val="0"/>
        <w:keepLines w:val="0"/>
        <w:spacing w:after="100" w:before="200" w:line="360" w:lineRule="auto"/>
        <w:rPr>
          <w:rFonts w:ascii="Proxima Nova" w:cs="Proxima Nova" w:eastAsia="Proxima Nova" w:hAnsi="Proxima Nova"/>
          <w:b w:val="1"/>
          <w:bCs w:val="1"/>
          <w:color w:val="3c78d8"/>
        </w:rPr>
      </w:pPr>
      <w:bookmarkStart w:colFirst="0" w:colLast="0" w:name="_9mice2npdo4l" w:id="2"/>
      <w:bookmarkEnd w:id="2"/>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31">
      <w:pPr>
        <w:spacing w:after="40" w:before="10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7</w:t>
      </w:r>
      <w:r w:rsidDel="00000000" w:rsidR="00000000" w:rsidRPr="00000000">
        <w:rPr>
          <w:rtl w:val="0"/>
        </w:rPr>
      </w:r>
    </w:p>
    <w:p w:rsidR="00000000" w:rsidDel="00000000" w:rsidP="00000000" w:rsidRDefault="00000000" w:rsidRPr="00000000" w14:paraId="00000032">
      <w:pPr>
        <w:spacing w:after="240" w:before="240" w:line="3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r w:rsidDel="00000000" w:rsidR="00000000" w:rsidRPr="00000000">
        <w:rPr>
          <w:rtl w:val="0"/>
        </w:rPr>
      </w:r>
    </w:p>
    <w:p w:rsidR="00000000" w:rsidDel="00000000" w:rsidP="00000000" w:rsidRDefault="00000000" w:rsidRPr="00000000" w14:paraId="00000033">
      <w:pPr>
        <w:spacing w:after="80"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Excellent! You have a strong grasp of the cardinality of two sets. You can confidently solve problems involving n(A∪B), n(A∩B),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(B), and the complement of a union. You are ready to move on to the cardinality of three sets.</w:t>
      </w:r>
    </w:p>
    <w:p w:rsidR="00000000" w:rsidDel="00000000" w:rsidP="00000000" w:rsidRDefault="00000000" w:rsidRPr="00000000" w14:paraId="00000034">
      <w:pPr>
        <w:spacing w:after="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spacing w:line="360" w:lineRule="auto"/>
        <w:rPr>
          <w:rFonts w:ascii="Proxima Nova" w:cs="Proxima Nova" w:eastAsia="Proxima Nova" w:hAnsi="Proxima Nova"/>
          <w:b w:val="1"/>
          <w:bCs w:val="1"/>
          <w:sz w:val="24"/>
          <w:szCs w:val="24"/>
        </w:rPr>
      </w:pPr>
      <w:commentRangeStart w:id="0"/>
      <w:r w:rsidDel="00000000" w:rsidR="00000000" w:rsidRPr="00000000">
        <w:rPr>
          <w:rFonts w:ascii="Proxima Nova" w:cs="Proxima Nova" w:eastAsia="Proxima Nova" w:hAnsi="Proxima Nova"/>
          <w:b w:val="1"/>
          <w:bCs w:val="1"/>
          <w:sz w:val="24"/>
          <w:szCs w:val="24"/>
          <w:rtl w:val="0"/>
        </w:rPr>
        <w:t xml:space="preserve">Further learning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a strong understanding of the cardinality of two sets, take the next step to deepen your analytical skills.</w:t>
      </w:r>
    </w:p>
    <w:p w:rsidR="00000000" w:rsidDel="00000000" w:rsidP="00000000" w:rsidRDefault="00000000" w:rsidRPr="00000000" w14:paraId="00000037">
      <w:pPr>
        <w:numPr>
          <w:ilvl w:val="0"/>
          <w:numId w:val="1"/>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Connect concepts to real life</w:t>
      </w:r>
    </w:p>
    <w:p w:rsidR="00000000" w:rsidDel="00000000" w:rsidP="00000000" w:rsidRDefault="00000000" w:rsidRPr="00000000" w14:paraId="00000038">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Identify examples from your daily life where two sets intersect. For instance, think about categorising your friends by those who play sports, those who play video games, and those who do both.</w:t>
      </w:r>
    </w:p>
    <w:p w:rsidR="00000000" w:rsidDel="00000000" w:rsidP="00000000" w:rsidRDefault="00000000" w:rsidRPr="00000000" w14:paraId="00000039">
      <w:pPr>
        <w:numPr>
          <w:ilvl w:val="0"/>
          <w:numId w:val="1"/>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Think like a data analyst </w:t>
      </w:r>
    </w:p>
    <w:p w:rsidR="00000000" w:rsidDel="00000000" w:rsidP="00000000" w:rsidRDefault="00000000" w:rsidRPr="00000000" w14:paraId="0000003A">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Choose a simple everyday survey (Example: Do my classmates prefer tea or coffee?) and use a two-circle Venn diagram to visualise the results, identifying those who like only one, both, or neither.</w:t>
      </w:r>
    </w:p>
    <w:p w:rsidR="00000000" w:rsidDel="00000000" w:rsidP="00000000" w:rsidRDefault="00000000" w:rsidRPr="00000000" w14:paraId="0000003B">
      <w:pPr>
        <w:numPr>
          <w:ilvl w:val="0"/>
          <w:numId w:val="1"/>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Challenge assumptions</w:t>
      </w:r>
    </w:p>
    <w:p w:rsidR="00000000" w:rsidDel="00000000" w:rsidP="00000000" w:rsidRDefault="00000000" w:rsidRPr="00000000" w14:paraId="0000003C">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Look at overlapping categories around you. If a store says "50 people bought shirts and 40 bought pants," can you assume 90 people made a purchase? Use set formulas to explain why the intersection must be considered.</w:t>
      </w:r>
    </w:p>
    <w:p w:rsidR="00000000" w:rsidDel="00000000" w:rsidP="00000000" w:rsidRDefault="00000000" w:rsidRPr="00000000" w14:paraId="0000003D">
      <w:pPr>
        <w:numPr>
          <w:ilvl w:val="0"/>
          <w:numId w:val="1"/>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Explore further applications </w:t>
      </w:r>
    </w:p>
    <w:p w:rsidR="00000000" w:rsidDel="00000000" w:rsidP="00000000" w:rsidRDefault="00000000" w:rsidRPr="00000000" w14:paraId="0000003E">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Observe how set theory is used in computer science (like database searches using "AND" / "OR"), statistics, or logic, and reflect on how it helps organise complex, overlapping information.</w:t>
      </w:r>
    </w:p>
    <w:p w:rsidR="00000000" w:rsidDel="00000000" w:rsidP="00000000" w:rsidRDefault="00000000" w:rsidRPr="00000000" w14:paraId="0000003F">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rFonts w:ascii="Proxima Nova" w:cs="Proxima Nova" w:eastAsia="Proxima Nova" w:hAnsi="Proxima Nov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4 &lt;= Z &lt;= 6</w:t>
      </w:r>
    </w:p>
    <w:p w:rsidR="00000000" w:rsidDel="00000000" w:rsidP="00000000" w:rsidRDefault="00000000" w:rsidRPr="00000000" w14:paraId="00000042">
      <w:pPr>
        <w:spacing w:after="80" w:line="240" w:lineRule="auto"/>
        <w:rPr>
          <w:rFonts w:ascii="Proxima Nova" w:cs="Proxima Nova" w:eastAsia="Proxima Nova" w:hAnsi="Proxima Nova"/>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4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concepts but need to review one or two areas. Review the following to correct any misunderstandings.</w:t>
      </w:r>
    </w:p>
    <w:p w:rsidR="00000000" w:rsidDel="00000000" w:rsidP="00000000" w:rsidRDefault="00000000" w:rsidRPr="00000000" w14:paraId="00000044">
      <w:pPr>
        <w:spacing w:after="8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5">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Z &lt;= 3</w:t>
      </w:r>
    </w:p>
    <w:p w:rsidR="00000000" w:rsidDel="00000000" w:rsidP="00000000" w:rsidRDefault="00000000" w:rsidRPr="00000000" w14:paraId="00000046">
      <w:pPr>
        <w:spacing w:after="120" w:line="240" w:lineRule="auto"/>
        <w:rPr>
          <w:rFonts w:ascii="Proxima Nova" w:cs="Proxima Nova" w:eastAsia="Proxima Nova" w:hAnsi="Proxima Nova"/>
          <w:b w:val="1"/>
          <w:bCs w:val="1"/>
          <w:color w:val="45818e"/>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having difficulty with the cardinality of two sets. Please carefully review the entire section (Cardinality of Two Sets) before moving forward.  Let’s go step by step and make sure you fully understand what cardinality is and how to use the formulas to find it.</w:t>
      </w:r>
    </w:p>
    <w:p w:rsidR="00000000" w:rsidDel="00000000" w:rsidP="00000000" w:rsidRDefault="00000000" w:rsidRPr="00000000" w14:paraId="00000048">
      <w:pPr>
        <w:spacing w:after="12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pStyle w:val="Heading2"/>
        <w:keepNext w:val="0"/>
        <w:keepLines w:val="0"/>
        <w:spacing w:after="100" w:before="200" w:line="360" w:lineRule="auto"/>
        <w:rPr>
          <w:rFonts w:ascii="Proxima Nova" w:cs="Proxima Nova" w:eastAsia="Proxima Nova" w:hAnsi="Proxima Nova"/>
        </w:rPr>
      </w:pPr>
      <w:bookmarkStart w:colFirst="0" w:colLast="0" w:name="_poruhvoc5q1x" w:id="3"/>
      <w:bookmarkEnd w:id="3"/>
      <w:commentRangeStart w:id="1"/>
      <w:r w:rsidDel="00000000" w:rsidR="00000000" w:rsidRPr="00000000">
        <w:rPr>
          <w:rFonts w:ascii="Proxima Nova" w:cs="Proxima Nova" w:eastAsia="Proxima Nova" w:hAnsi="Proxima Nova"/>
          <w:b w:val="1"/>
          <w:bCs w:val="1"/>
          <w:color w:val="2e75b6"/>
          <w:sz w:val="24"/>
          <w:szCs w:val="24"/>
          <w:rtl w:val="0"/>
        </w:rPr>
        <w:t xml:space="preserve">Recommended Action Plan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b w:val="1"/>
          <w:bCs w:val="1"/>
          <w:rtl w:val="0"/>
        </w:rPr>
        <w:t xml:space="preserve"> Re-read the section on the formulas for cardinality of two sets</w:t>
      </w:r>
      <w:r w:rsidDel="00000000" w:rsidR="00000000" w:rsidRPr="00000000">
        <w:rPr>
          <w:rFonts w:ascii="Nova Mono" w:cs="Nova Mono" w:eastAsia="Nova Mono" w:hAnsi="Nova Mono"/>
          <w:rtl w:val="0"/>
        </w:rPr>
        <w:t xml:space="preserve">: Pay attention to the formulas for n(A∪B),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(B), and the complement of the union.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B">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C">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rtl w:val="0"/>
        </w:rPr>
        <w:t xml:space="preserve">Practice drawing Venn diagrams for two sets: </w:t>
      </w:r>
      <w:r w:rsidDel="00000000" w:rsidR="00000000" w:rsidRPr="00000000">
        <w:rPr>
          <w:rFonts w:ascii="Proxima Nova" w:cs="Proxima Nova" w:eastAsia="Proxima Nova" w:hAnsi="Proxima Nova"/>
          <w:rtl w:val="0"/>
        </w:rPr>
        <w:t xml:space="preserve">Labelling each region with the correct cardinality. (refer to </w:t>
      </w:r>
      <w:r w:rsidDel="00000000" w:rsidR="00000000" w:rsidRPr="00000000">
        <w:rPr>
          <w:rFonts w:ascii="Proxima Nova" w:cs="Proxima Nova" w:eastAsia="Proxima Nova" w:hAnsi="Proxima Nova"/>
          <w:b w:val="1"/>
          <w:bCs w:val="1"/>
          <w:color w:val="4a86e8"/>
          <w:rtl w:val="0"/>
        </w:rPr>
        <w:t xml:space="preserve">Worked Example 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D">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E">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 </w:t>
      </w:r>
      <w:commentRangeStart w:id="2"/>
      <w:r w:rsidDel="00000000" w:rsidR="00000000" w:rsidRPr="00000000">
        <w:rPr>
          <w:rFonts w:ascii="Proxima Nova" w:cs="Proxima Nova" w:eastAsia="Proxima Nova" w:hAnsi="Proxima Nova"/>
          <w:b w:val="1"/>
          <w:bCs w:val="1"/>
          <w:rtl w:val="0"/>
        </w:rPr>
        <w:t xml:space="preserve">Attempt Worked Examples: </w:t>
      </w:r>
      <w:r w:rsidDel="00000000" w:rsidR="00000000" w:rsidRPr="00000000">
        <w:rPr>
          <w:rFonts w:ascii="Proxima Nova" w:cs="Proxima Nova" w:eastAsia="Proxima Nova" w:hAnsi="Proxima Nova"/>
          <w:rtl w:val="0"/>
        </w:rPr>
        <w:t xml:space="preserve">Attempt the worked examples 2–5 step by step to understand how to apply formulas in context-based probl</w:t>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ems. (refer to </w:t>
      </w:r>
      <w:r w:rsidDel="00000000" w:rsidR="00000000" w:rsidRPr="00000000">
        <w:rPr>
          <w:rFonts w:ascii="Proxima Nova" w:cs="Proxima Nova" w:eastAsia="Proxima Nova" w:hAnsi="Proxima Nova"/>
          <w:b w:val="1"/>
          <w:bCs w:val="1"/>
          <w:color w:val="4a86e8"/>
          <w:rtl w:val="0"/>
        </w:rPr>
        <w:t xml:space="preserve">Worked Examples 2–5</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4F">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0">
      <w:pPr>
        <w:spacing w:after="4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1">
      <w:pPr>
        <w:pStyle w:val="Heading2"/>
        <w:keepNext w:val="0"/>
        <w:keepLines w:val="0"/>
        <w:spacing w:after="100" w:before="200" w:line="360" w:lineRule="auto"/>
        <w:rPr>
          <w:rFonts w:ascii="Proxima Nova" w:cs="Proxima Nova" w:eastAsia="Proxima Nova" w:hAnsi="Proxima Nova"/>
        </w:rPr>
      </w:pPr>
      <w:bookmarkStart w:colFirst="0" w:colLast="0" w:name="_1u8xp9g8n5zg" w:id="4"/>
      <w:bookmarkEnd w:id="4"/>
      <w:r w:rsidDel="00000000" w:rsidR="00000000" w:rsidRPr="00000000">
        <w:rPr>
          <w:rFonts w:ascii="Proxima Nova" w:cs="Proxima Nova" w:eastAsia="Proxima Nova" w:hAnsi="Proxima Nova"/>
          <w:b w:val="1"/>
          <w:bCs w:val="1"/>
          <w:color w:val="2e75b6"/>
          <w:sz w:val="24"/>
          <w:szCs w:val="24"/>
          <w:rtl w:val="0"/>
        </w:rPr>
        <w:t xml:space="preserve">T</w:t>
      </w:r>
      <w:commentRangeStart w:id="3"/>
      <w:r w:rsidDel="00000000" w:rsidR="00000000" w:rsidRPr="00000000">
        <w:rPr>
          <w:rFonts w:ascii="Proxima Nova" w:cs="Proxima Nova" w:eastAsia="Proxima Nova" w:hAnsi="Proxima Nova"/>
          <w:b w:val="1"/>
          <w:bCs w:val="1"/>
          <w:color w:val="2e75b6"/>
          <w:sz w:val="24"/>
          <w:szCs w:val="24"/>
          <w:rtl w:val="0"/>
        </w:rPr>
        <w:t xml:space="preserve">argeted Feedbacks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2">
      <w:pPr>
        <w:spacing w:after="40" w:before="80" w:line="240" w:lineRule="auto"/>
        <w:rPr>
          <w:ins w:author="Swoyam Ratna Tuladhar" w:id="0" w:date="2026-04-03T04:38:48Z"/>
          <w:rFonts w:ascii="Proxima Nova" w:cs="Proxima Nova" w:eastAsia="Proxima Nova" w:hAnsi="Proxima Nova"/>
          <w:color w:val="a61c00"/>
          <w:sz w:val="36"/>
          <w:szCs w:val="36"/>
        </w:rPr>
      </w:pPr>
      <w:r w:rsidDel="00000000" w:rsidR="00000000" w:rsidRPr="00000000">
        <w:rPr>
          <w:rFonts w:ascii="Proxima Nova" w:cs="Proxima Nova" w:eastAsia="Proxima Nova" w:hAnsi="Proxima Nova"/>
          <w:b w:val="1"/>
          <w:bCs w:val="1"/>
          <w:rtl w:val="0"/>
        </w:rPr>
        <w:t xml:space="preserve">PQR &gt;= 1 and Z &gt; 3: </w:t>
      </w:r>
      <w:r w:rsidDel="00000000" w:rsidR="00000000" w:rsidRPr="00000000">
        <w:rPr>
          <w:rFonts w:ascii="Proxima Nova" w:cs="Proxima Nova" w:eastAsia="Proxima Nova" w:hAnsi="Proxima Nova"/>
          <w:rtl w:val="0"/>
        </w:rPr>
        <w:t xml:space="preserve">It seems you made an error applying the formula </w:t>
      </w:r>
      <w:commentRangeStart w:id="4"/>
      <w:r w:rsidDel="00000000" w:rsidR="00000000" w:rsidRPr="00000000">
        <w:rPr>
          <w:rFonts w:ascii="Nova Mono" w:cs="Nova Mono" w:eastAsia="Nova Mono" w:hAnsi="Nova Mono"/>
          <w:b w:val="1"/>
          <w:bCs w:val="1"/>
          <w:rtl w:val="0"/>
        </w:rPr>
        <w:t xml:space="preserve">n(A∪B) = n(A) + n(B) − n(A∩B)</w:t>
      </w:r>
      <w:commentRangeEnd w:id="4"/>
      <w:r w:rsidDel="00000000" w:rsidR="00000000" w:rsidRPr="00000000">
        <w:commentReference w:id="4"/>
      </w:r>
      <w:r w:rsidDel="00000000" w:rsidR="00000000" w:rsidRPr="00000000">
        <w:rPr>
          <w:rFonts w:ascii="Proxima Nova" w:cs="Proxima Nova" w:eastAsia="Proxima Nova" w:hAnsi="Proxima Nova"/>
          <w:rtl w:val="0"/>
        </w:rPr>
        <w:t xml:space="preserve">. Review how union is calculated and why the intersection is subtracted to avoid double-counting. Refer to the section </w:t>
      </w:r>
      <w:ins w:author="Swoyam Ratna Tuladhar" w:id="0" w:date="2026-04-03T04:38:48Z">
        <w:r w:rsidDel="00000000" w:rsidR="00000000" w:rsidRPr="00000000">
          <w:rPr>
            <w:rFonts w:ascii="Proxima Nova" w:cs="Proxima Nova" w:eastAsia="Proxima Nova" w:hAnsi="Proxima Nova"/>
            <w:rtl w:val="0"/>
          </w:rPr>
          <w:t xml:space="preserve">Formulas related to cardinality of two sets/ (Pg ____)</w:t>
        </w:r>
        <w:r w:rsidDel="00000000" w:rsidR="00000000" w:rsidRPr="00000000">
          <w:rPr>
            <w:rtl w:val="0"/>
          </w:rPr>
        </w:r>
      </w:ins>
    </w:p>
    <w:p w:rsidR="00000000" w:rsidDel="00000000" w:rsidP="00000000" w:rsidRDefault="00000000" w:rsidRPr="00000000" w14:paraId="00000053">
      <w:pPr>
        <w:spacing w:after="40" w:before="80" w:line="240" w:lineRule="auto"/>
        <w:rPr>
          <w:rFonts w:ascii="Proxima Nova" w:cs="Proxima Nova" w:eastAsia="Proxima Nova" w:hAnsi="Proxima Nova"/>
        </w:rPr>
      </w:pPr>
      <w:del w:author="Swoyam Ratna Tuladhar" w:id="0" w:date="2026-04-03T04:38:48Z">
        <w:r w:rsidDel="00000000" w:rsidR="00000000" w:rsidRPr="00000000">
          <w:rPr>
            <w:rtl w:val="0"/>
          </w:rPr>
          <w:delText xml:space="preserve">1.1</w:delText>
        </w:r>
      </w:del>
      <w:r w:rsidDel="00000000" w:rsidR="00000000" w:rsidRPr="00000000">
        <w:rPr>
          <w:rtl w:val="0"/>
        </w:rPr>
        <w:t xml:space="preserve"> </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4">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5">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TKL &gt;= 1 and Z &gt; 3: </w:t>
      </w:r>
      <w:r w:rsidDel="00000000" w:rsidR="00000000" w:rsidRPr="00000000">
        <w:rPr>
          <w:rFonts w:ascii="Proxima Nova" w:cs="Proxima Nova" w:eastAsia="Proxima Nova" w:hAnsi="Proxima Nova"/>
          <w:rtl w:val="0"/>
        </w:rPr>
        <w:t xml:space="preserve">You may have confused the formula for union of a set.Note that all three parts: elements only in A, only in B, and in both; must be included. (</w:t>
      </w:r>
      <w:commentRangeStart w:id="5"/>
      <w:commentRangeStart w:id="6"/>
      <w:r w:rsidDel="00000000" w:rsidR="00000000" w:rsidRPr="00000000">
        <w:rPr>
          <w:rFonts w:ascii="Proxima Nova" w:cs="Proxima Nova" w:eastAsia="Proxima Nova" w:hAnsi="Proxima Nova"/>
          <w:rtl w:val="0"/>
        </w:rPr>
        <w:t xml:space="preserve">refer to </w:t>
      </w:r>
      <w:r w:rsidDel="00000000" w:rsidR="00000000" w:rsidRPr="00000000">
        <w:rPr>
          <w:rFonts w:ascii="Proxima Nova" w:cs="Proxima Nova" w:eastAsia="Proxima Nova" w:hAnsi="Proxima Nova"/>
          <w:b w:val="1"/>
          <w:bCs w:val="1"/>
          <w:color w:val="4a86e8"/>
          <w:rtl w:val="0"/>
        </w:rPr>
        <w:t xml:space="preserve">Section 1.1</w:t>
      </w:r>
      <w:commentRangeEnd w:id="5"/>
      <w:r w:rsidDel="00000000" w:rsidR="00000000" w:rsidRPr="00000000">
        <w:commentReference w:id="5"/>
      </w:r>
      <w:commentRangeEnd w:id="6"/>
      <w:r w:rsidDel="00000000" w:rsidR="00000000" w:rsidRPr="00000000">
        <w:commentReference w:id="6"/>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6">
      <w:pPr>
        <w:spacing w:after="40" w:before="80" w:lin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57">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GHM &gt;= 1 and Z &gt; 3: </w:t>
      </w:r>
      <w:r w:rsidDel="00000000" w:rsidR="00000000" w:rsidRPr="00000000">
        <w:rPr>
          <w:rFonts w:ascii="Proxima Nova" w:cs="Proxima Nova" w:eastAsia="Proxima Nova" w:hAnsi="Proxima Nova"/>
          <w:rtl w:val="0"/>
        </w:rPr>
        <w:t xml:space="preserve">Review how the complement of the union is found. Make sure you subtract the union from the universal set.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8">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9">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VWX &gt;= 1 and Z &gt; 3: </w:t>
      </w:r>
      <w:r w:rsidDel="00000000" w:rsidR="00000000" w:rsidRPr="00000000">
        <w:rPr>
          <w:rFonts w:ascii="Proxima Nova" w:cs="Proxima Nova" w:eastAsia="Proxima Nova" w:hAnsi="Proxima Nova"/>
          <w:rtl w:val="0"/>
        </w:rPr>
        <w:t xml:space="preserve">Review how to find n</w:t>
      </w:r>
      <w:r w:rsidDel="00000000" w:rsidR="00000000" w:rsidRPr="00000000">
        <w:rPr>
          <w:rFonts w:ascii="Proxima Nova" w:cs="Proxima Nova" w:eastAsia="Proxima Nova" w:hAnsi="Proxima Nova"/>
          <w:vertAlign w:val="subscript"/>
          <w:rtl w:val="0"/>
        </w:rPr>
        <w:t xml:space="preserve">o</w:t>
      </w:r>
      <w:r w:rsidDel="00000000" w:rsidR="00000000" w:rsidRPr="00000000">
        <w:rPr>
          <w:rFonts w:ascii="Proxima Nova" w:cs="Proxima Nova" w:eastAsia="Proxima Nova" w:hAnsi="Proxima Nova"/>
          <w:rtl w:val="0"/>
        </w:rPr>
        <w:t xml:space="preserve">(A). Elements only in A exclude those shared with B. (refer to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A">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BDF &gt;= 1 and Z &gt; 3: </w:t>
      </w:r>
      <w:r w:rsidDel="00000000" w:rsidR="00000000" w:rsidRPr="00000000">
        <w:rPr>
          <w:rFonts w:ascii="Nova Mono" w:cs="Nova Mono" w:eastAsia="Nova Mono" w:hAnsi="Nova Mono"/>
          <w:rtl w:val="0"/>
        </w:rPr>
        <w:t xml:space="preserve">Revisit the concept of maximum and minimum values of n(P∪Q). (refer to </w:t>
      </w:r>
      <w:r w:rsidDel="00000000" w:rsidR="00000000" w:rsidRPr="00000000">
        <w:rPr>
          <w:rFonts w:ascii="Proxima Nova" w:cs="Proxima Nova" w:eastAsia="Proxima Nova" w:hAnsi="Proxima Nova"/>
          <w:b w:val="1"/>
          <w:bCs w:val="1"/>
          <w:color w:val="4a86e8"/>
          <w:rtl w:val="0"/>
        </w:rPr>
        <w:t xml:space="preserve">Worked Example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C">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D">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MES &gt;= 1 and Z &gt; 3: </w:t>
      </w:r>
      <w:r w:rsidDel="00000000" w:rsidR="00000000" w:rsidRPr="00000000">
        <w:rPr>
          <w:rFonts w:ascii="Proxima Nova" w:cs="Proxima Nova" w:eastAsia="Proxima Nova" w:hAnsi="Proxima Nova"/>
          <w:rtl w:val="0"/>
        </w:rPr>
        <w:t xml:space="preserve">You might need to recall the concept of mutually disjoint sets and its respective formulas.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5E">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F">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CAR &gt;= 1 and Z &gt; 3: </w:t>
      </w:r>
      <w:r w:rsidDel="00000000" w:rsidR="00000000" w:rsidRPr="00000000">
        <w:rPr>
          <w:rFonts w:ascii="Proxima Nova" w:cs="Proxima Nova" w:eastAsia="Proxima Nova" w:hAnsi="Proxima Nova"/>
          <w:rtl w:val="0"/>
        </w:rPr>
        <w:t xml:space="preserve">It seems you are having difficulty implementing the cardinality formulas appropriately. Refer to the formulas in the book. (</w:t>
      </w:r>
      <w:r w:rsidDel="00000000" w:rsidR="00000000" w:rsidRPr="00000000">
        <w:rPr>
          <w:rFonts w:ascii="Proxima Nova" w:cs="Proxima Nova" w:eastAsia="Proxima Nova" w:hAnsi="Proxima Nova"/>
          <w:b w:val="1"/>
          <w:bCs w:val="1"/>
          <w:color w:val="4a86e8"/>
          <w:rtl w:val="0"/>
        </w:rPr>
        <w:t xml:space="preserve">Section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1.2</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60">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1">
      <w:pPr>
        <w:rPr>
          <w:ins w:author="Swoyam Ratna Tuladhar" w:id="1" w:date="2026-04-03T05:42:03Z"/>
          <w:rFonts w:ascii="Proxima Nova" w:cs="Proxima Nova" w:eastAsia="Proxima Nova" w:hAnsi="Proxima Nova"/>
        </w:rPr>
      </w:pPr>
      <w:ins w:author="Swoyam Ratna Tuladhar" w:id="1" w:date="2026-04-03T05:42:03Z">
        <w:r w:rsidDel="00000000" w:rsidR="00000000" w:rsidRPr="00000000">
          <w:rPr>
            <w:rtl w:val="0"/>
          </w:rPr>
        </w:r>
      </w:ins>
    </w:p>
    <w:p w:rsidR="00000000" w:rsidDel="00000000" w:rsidP="00000000" w:rsidRDefault="00000000" w:rsidRPr="00000000" w14:paraId="00000062">
      <w:pPr>
        <w:rPr>
          <w:ins w:author="Swoyam Ratna Tuladhar" w:id="1" w:date="2026-04-03T05:42:03Z"/>
          <w:rFonts w:ascii="Proxima Nova" w:cs="Proxima Nova" w:eastAsia="Proxima Nova" w:hAnsi="Proxima Nova"/>
        </w:rPr>
      </w:pPr>
      <w:ins w:author="Swoyam Ratna Tuladhar" w:id="1" w:date="2026-04-03T05:42:03Z">
        <w:r w:rsidDel="00000000" w:rsidR="00000000" w:rsidRPr="00000000">
          <w:pict>
            <v:rect style="width:0.0pt;height:1.5pt" o:hr="t" o:hrstd="t" o:hralign="center" fillcolor="#A0A0A0" stroked="f"/>
          </w:pict>
        </w:r>
        <w:r w:rsidDel="00000000" w:rsidR="00000000" w:rsidRPr="00000000">
          <w:rPr>
            <w:rtl w:val="0"/>
          </w:rPr>
        </w:r>
      </w:ins>
    </w:p>
    <w:p w:rsidR="00000000" w:rsidDel="00000000" w:rsidP="00000000" w:rsidRDefault="00000000" w:rsidRPr="00000000" w14:paraId="00000063">
      <w:pPr>
        <w:rPr>
          <w:ins w:author="Swoyam Ratna Tuladhar" w:id="1" w:date="2026-04-03T05:42:03Z"/>
          <w:rFonts w:ascii="Proxima Nova" w:cs="Proxima Nova" w:eastAsia="Proxima Nova" w:hAnsi="Proxima Nova"/>
        </w:rPr>
      </w:pPr>
      <w:ins w:author="Swoyam Ratna Tuladhar" w:id="1" w:date="2026-04-03T05:42:03Z">
        <w:commentRangeStart w:id="7"/>
        <w:r w:rsidDel="00000000" w:rsidR="00000000" w:rsidRPr="00000000">
          <w:rPr>
            <w:rtl w:val="0"/>
          </w:rPr>
        </w:r>
      </w:ins>
    </w:p>
    <w:p w:rsidR="00000000" w:rsidDel="00000000" w:rsidP="00000000" w:rsidRDefault="00000000" w:rsidRPr="00000000" w14:paraId="00000064">
      <w:pPr>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ins w:author="Swoyam Ratna Tuladhar" w:id="1" w:date="2026-04-03T05:42:03Z">
        <w:r w:rsidDel="00000000" w:rsidR="00000000" w:rsidRPr="00000000">
          <w:rPr>
            <w:rFonts w:ascii="Proxima Nova" w:cs="Proxima Nova" w:eastAsia="Proxima Nova" w:hAnsi="Proxima Nova"/>
            <w:b w:val="1"/>
            <w:bCs w:val="1"/>
            <w:rtl w:val="0"/>
          </w:rPr>
          <w:t xml:space="preserve">Adding a diagnostic code guide would be nice. </w:t>
        </w:r>
      </w:ins>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1"/>
          <w:bCs w:val="1"/>
        </w:rPr>
        <w:sectPr>
          <w:type w:val="nextPage"/>
          <w:pgSz w:h="15840" w:w="12240" w:orient="portrait"/>
          <w:pgMar w:bottom="1440" w:top="1440" w:left="1440" w:right="1440" w:header="720" w:footer="720"/>
          <w:pgNumType w:start="1"/>
        </w:sectPr>
      </w:pPr>
      <w:bookmarkStart w:colFirst="0" w:colLast="0" w:name="_qbzyua8pk6m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66">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Learning Objective 2:</w:t>
      </w:r>
      <w:r w:rsidDel="00000000" w:rsidR="00000000" w:rsidRPr="00000000">
        <w:rPr>
          <w:rFonts w:ascii="Proxima Nova" w:cs="Proxima Nova" w:eastAsia="Proxima Nova" w:hAnsi="Proxima Nova"/>
          <w:rtl w:val="0"/>
        </w:rPr>
        <w:t xml:space="preserve"> Solve the problem related to cardinality of three sets</w:t>
      </w:r>
    </w:p>
    <w:p w:rsidR="00000000" w:rsidDel="00000000" w:rsidP="00000000" w:rsidRDefault="00000000" w:rsidRPr="00000000" w14:paraId="00000067">
      <w:pP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Section:</w:t>
      </w:r>
      <w:r w:rsidDel="00000000" w:rsidR="00000000" w:rsidRPr="00000000">
        <w:rPr>
          <w:rFonts w:ascii="Proxima Nova" w:cs="Proxima Nova" w:eastAsia="Proxima Nova" w:hAnsi="Proxima Nova"/>
          <w:rtl w:val="0"/>
        </w:rPr>
        <w:t xml:space="preserve"> Cardinality of Three Sets</w:t>
      </w:r>
    </w:p>
    <w:p w:rsidR="00000000" w:rsidDel="00000000" w:rsidP="00000000" w:rsidRDefault="00000000" w:rsidRPr="00000000" w14:paraId="00000068">
      <w:pPr>
        <w:spacing w:after="20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Number of questions:</w:t>
      </w:r>
      <w:r w:rsidDel="00000000" w:rsidR="00000000" w:rsidRPr="00000000">
        <w:rPr>
          <w:rFonts w:ascii="Proxima Nova" w:cs="Proxima Nova" w:eastAsia="Proxima Nova" w:hAnsi="Proxima Nova"/>
          <w:rtl w:val="0"/>
        </w:rPr>
        <w:t xml:space="preserve"> 7</w:t>
      </w:r>
    </w:p>
    <w:p w:rsidR="00000000" w:rsidDel="00000000" w:rsidP="00000000" w:rsidRDefault="00000000" w:rsidRPr="00000000" w14:paraId="00000069">
      <w:pPr>
        <w:spacing w:after="200" w:line="240"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100" w:before="200" w:line="360" w:lineRule="auto"/>
        <w:rPr>
          <w:rFonts w:ascii="Proxima Nova" w:cs="Proxima Nova" w:eastAsia="Proxima Nova" w:hAnsi="Proxima Nova"/>
        </w:rPr>
      </w:pPr>
      <w:bookmarkStart w:colFirst="0" w:colLast="0" w:name="_li3o9aubowpk" w:id="6"/>
      <w:bookmarkEnd w:id="6"/>
      <w:r w:rsidDel="00000000" w:rsidR="00000000" w:rsidRPr="00000000">
        <w:rPr>
          <w:rFonts w:ascii="Proxima Nova" w:cs="Proxima Nova" w:eastAsia="Proxima Nova" w:hAnsi="Proxima Nova"/>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6B">
      <w:pPr>
        <w:spacing w:after="80" w:before="160" w:line="240"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1. For three sets A, B, and C, which formula correctly gives n(A∪B∪C)?</w:t>
      </w:r>
      <w:r w:rsidDel="00000000" w:rsidR="00000000" w:rsidRPr="00000000">
        <w:rPr>
          <w:rtl w:val="0"/>
        </w:rPr>
      </w:r>
    </w:p>
    <w:p w:rsidR="00000000" w:rsidDel="00000000" w:rsidP="00000000" w:rsidRDefault="00000000" w:rsidRPr="00000000" w14:paraId="0000006C">
      <w:pPr>
        <w:spacing w:after="40" w:line="240" w:lineRule="auto"/>
        <w:ind w:left="360" w:firstLine="0"/>
        <w:rPr>
          <w:rFonts w:ascii="Proxima Nova" w:cs="Proxima Nova" w:eastAsia="Proxima Nova" w:hAnsi="Proxima Nova"/>
        </w:rPr>
      </w:pPr>
      <w:r w:rsidDel="00000000" w:rsidR="00000000" w:rsidRPr="00000000">
        <w:rPr>
          <w:rFonts w:ascii="Nova Mono" w:cs="Nova Mono" w:eastAsia="Nova Mono" w:hAnsi="Nova Mono"/>
          <w:color w:val="ff0000"/>
          <w:rtl w:val="0"/>
        </w:rPr>
        <w:t xml:space="preserve">a) n(A) + n(B) + n(C) − n(A∩B) − n(B∩C) − n(A∩C) + n(A∩B∩C) (Z)</w:t>
      </w:r>
      <w:r w:rsidDel="00000000" w:rsidR="00000000" w:rsidRPr="00000000">
        <w:rPr>
          <w:rtl w:val="0"/>
        </w:rPr>
      </w:r>
    </w:p>
    <w:p w:rsidR="00000000" w:rsidDel="00000000" w:rsidP="00000000" w:rsidRDefault="00000000" w:rsidRPr="00000000" w14:paraId="0000006D">
      <w:pPr>
        <w:spacing w:after="40" w:line="24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b) n(A) + n(B) + n(C) + n(A∩B) + n(B∩C) + n(A∩C) − n(A∩B∩C) (RLS)</w:t>
      </w:r>
    </w:p>
    <w:p w:rsidR="00000000" w:rsidDel="00000000" w:rsidP="00000000" w:rsidRDefault="00000000" w:rsidRPr="00000000" w14:paraId="0000006E">
      <w:pPr>
        <w:spacing w:after="40" w:line="24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c) n(A) + n(B) + n(C) − n(A∩B∩C) (RLS) </w:t>
      </w:r>
    </w:p>
    <w:p w:rsidR="00000000" w:rsidDel="00000000" w:rsidP="00000000" w:rsidRDefault="00000000" w:rsidRPr="00000000" w14:paraId="0000006F">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n(A) + n(B) + n(C) (RLS) </w:t>
      </w:r>
    </w:p>
    <w:p w:rsidR="00000000" w:rsidDel="00000000" w:rsidP="00000000" w:rsidRDefault="00000000" w:rsidRPr="00000000" w14:paraId="00000070">
      <w:pPr>
        <w:spacing w:after="80" w:before="160" w:line="240"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2. If n(A∩B) = 20 and n(A∩B∩C) = 8, what is n</w:t>
      </w:r>
      <w:r w:rsidDel="00000000" w:rsidR="00000000" w:rsidRPr="00000000">
        <w:rPr>
          <w:rFonts w:ascii="Proxima Nova" w:cs="Proxima Nova" w:eastAsia="Proxima Nova" w:hAnsi="Proxima Nova"/>
          <w:b w:val="1"/>
          <w:bCs w:val="1"/>
          <w:vertAlign w:val="subscript"/>
          <w:rtl w:val="0"/>
        </w:rPr>
        <w:t xml:space="preserve">o</w:t>
      </w:r>
      <w:r w:rsidDel="00000000" w:rsidR="00000000" w:rsidRPr="00000000">
        <w:rPr>
          <w:rFonts w:ascii="Nova Mono" w:cs="Nova Mono" w:eastAsia="Nova Mono" w:hAnsi="Nova Mono"/>
          <w:b w:val="1"/>
          <w:bCs w:val="1"/>
          <w:rtl w:val="0"/>
        </w:rPr>
        <w:t xml:space="preserve">(A∩B) : The number of elements in A∩B only (not in C)?</w:t>
      </w:r>
      <w:r w:rsidDel="00000000" w:rsidR="00000000" w:rsidRPr="00000000">
        <w:rPr>
          <w:rtl w:val="0"/>
        </w:rPr>
      </w:r>
    </w:p>
    <w:p w:rsidR="00000000" w:rsidDel="00000000" w:rsidP="00000000" w:rsidRDefault="00000000" w:rsidRPr="00000000" w14:paraId="00000071">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28 (MKT)</w:t>
      </w:r>
    </w:p>
    <w:p w:rsidR="00000000" w:rsidDel="00000000" w:rsidP="00000000" w:rsidRDefault="00000000" w:rsidRPr="00000000" w14:paraId="00000072">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12 (Z)</w:t>
      </w:r>
      <w:r w:rsidDel="00000000" w:rsidR="00000000" w:rsidRPr="00000000">
        <w:rPr>
          <w:rtl w:val="0"/>
        </w:rPr>
      </w:r>
    </w:p>
    <w:p w:rsidR="00000000" w:rsidDel="00000000" w:rsidP="00000000" w:rsidRDefault="00000000" w:rsidRPr="00000000" w14:paraId="00000073">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8 (MKT) </w:t>
      </w:r>
    </w:p>
    <w:p w:rsidR="00000000" w:rsidDel="00000000" w:rsidP="00000000" w:rsidRDefault="00000000" w:rsidRPr="00000000" w14:paraId="00000074">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20 (MKT) </w:t>
      </w:r>
    </w:p>
    <w:p w:rsidR="00000000" w:rsidDel="00000000" w:rsidP="00000000" w:rsidRDefault="00000000" w:rsidRPr="00000000" w14:paraId="00000075">
      <w:pPr>
        <w:spacing w:after="40" w:line="240"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3. In a survey, n(A∪B∪C) = 142 and n(U) = 150. How many elements are outside all three sets?</w:t>
      </w:r>
      <w:r w:rsidDel="00000000" w:rsidR="00000000" w:rsidRPr="00000000">
        <w:rPr>
          <w:rtl w:val="0"/>
        </w:rPr>
      </w:r>
    </w:p>
    <w:p w:rsidR="00000000" w:rsidDel="00000000" w:rsidP="00000000" w:rsidRDefault="00000000" w:rsidRPr="00000000" w14:paraId="00000076">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142 (FGN) </w:t>
      </w:r>
    </w:p>
    <w:p w:rsidR="00000000" w:rsidDel="00000000" w:rsidP="00000000" w:rsidRDefault="00000000" w:rsidRPr="00000000" w14:paraId="00000077">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150 (FGN)</w:t>
      </w:r>
    </w:p>
    <w:p w:rsidR="00000000" w:rsidDel="00000000" w:rsidP="00000000" w:rsidRDefault="00000000" w:rsidRPr="00000000" w14:paraId="00000078">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8 (Z)</w:t>
      </w:r>
      <w:r w:rsidDel="00000000" w:rsidR="00000000" w:rsidRPr="00000000">
        <w:rPr>
          <w:rtl w:val="0"/>
        </w:rPr>
      </w:r>
    </w:p>
    <w:p w:rsidR="00000000" w:rsidDel="00000000" w:rsidP="00000000" w:rsidRDefault="00000000" w:rsidRPr="00000000" w14:paraId="00000079">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292 (FGN) </w:t>
      </w:r>
    </w:p>
    <w:p w:rsidR="00000000" w:rsidDel="00000000" w:rsidP="00000000" w:rsidRDefault="00000000" w:rsidRPr="00000000" w14:paraId="0000007A">
      <w:pPr>
        <w:spacing w:after="80" w:before="16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In a summer workshop, 30 attended painting, 25 attended pottery, 20 attended sculpture, 48 attended at least one activity, and 5 attended all three. How many attended exactly two activities?</w:t>
      </w:r>
      <w:r w:rsidDel="00000000" w:rsidR="00000000" w:rsidRPr="00000000">
        <w:rPr>
          <w:rtl w:val="0"/>
        </w:rPr>
      </w:r>
    </w:p>
    <w:p w:rsidR="00000000" w:rsidDel="00000000" w:rsidP="00000000" w:rsidRDefault="00000000" w:rsidRPr="00000000" w14:paraId="0000007B">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32 (CJW) </w:t>
      </w:r>
    </w:p>
    <w:p w:rsidR="00000000" w:rsidDel="00000000" w:rsidP="00000000" w:rsidRDefault="00000000" w:rsidRPr="00000000" w14:paraId="0000007C">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 5 (CJW) </w:t>
      </w:r>
    </w:p>
    <w:p w:rsidR="00000000" w:rsidDel="00000000" w:rsidP="00000000" w:rsidRDefault="00000000" w:rsidRPr="00000000" w14:paraId="0000007D">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c) 17 (Z)</w:t>
      </w:r>
      <w:r w:rsidDel="00000000" w:rsidR="00000000" w:rsidRPr="00000000">
        <w:rPr>
          <w:rtl w:val="0"/>
        </w:rPr>
      </w:r>
    </w:p>
    <w:p w:rsidR="00000000" w:rsidDel="00000000" w:rsidP="00000000" w:rsidRDefault="00000000" w:rsidRPr="00000000" w14:paraId="0000007E">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27 (CJW) </w:t>
      </w:r>
    </w:p>
    <w:p w:rsidR="00000000" w:rsidDel="00000000" w:rsidP="00000000" w:rsidRDefault="00000000" w:rsidRPr="00000000" w14:paraId="0000007F">
      <w:pPr>
        <w:spacing w:after="80" w:before="160" w:line="240"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5. In a survey, n(A) = 60, n(B) = 72, n(C) = 55, n(A∩B) = 20, n(B∩C) = 18, n(A∩C) = 15, n(A∩B∩C) = 8. What is n(A∪B∪C)?</w:t>
      </w:r>
      <w:r w:rsidDel="00000000" w:rsidR="00000000" w:rsidRPr="00000000">
        <w:rPr>
          <w:rtl w:val="0"/>
        </w:rPr>
      </w:r>
    </w:p>
    <w:p w:rsidR="00000000" w:rsidDel="00000000" w:rsidP="00000000" w:rsidRDefault="00000000" w:rsidRPr="00000000" w14:paraId="00000080">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150 (HXZ)</w:t>
      </w:r>
    </w:p>
    <w:p w:rsidR="00000000" w:rsidDel="00000000" w:rsidP="00000000" w:rsidRDefault="00000000" w:rsidRPr="00000000" w14:paraId="00000081">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color w:val="ff0000"/>
          <w:rtl w:val="0"/>
        </w:rPr>
        <w:t xml:space="preserve">b) 142 (Z)</w:t>
      </w:r>
      <w:r w:rsidDel="00000000" w:rsidR="00000000" w:rsidRPr="00000000">
        <w:rPr>
          <w:rtl w:val="0"/>
        </w:rPr>
      </w:r>
    </w:p>
    <w:p w:rsidR="00000000" w:rsidDel="00000000" w:rsidP="00000000" w:rsidRDefault="00000000" w:rsidRPr="00000000" w14:paraId="00000082">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 187 (HXZ) </w:t>
      </w:r>
    </w:p>
    <w:p w:rsidR="00000000" w:rsidDel="00000000" w:rsidP="00000000" w:rsidRDefault="00000000" w:rsidRPr="00000000" w14:paraId="00000083">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 134 (HXZ)</w:t>
      </w:r>
    </w:p>
    <w:p w:rsidR="00000000" w:rsidDel="00000000" w:rsidP="00000000" w:rsidRDefault="00000000" w:rsidRPr="00000000" w14:paraId="00000084">
      <w:pPr>
        <w:spacing w:after="4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5">
      <w:pPr>
        <w:spacing w:after="40" w:line="240" w:lineRule="auto"/>
        <w:rPr>
          <w:rFonts w:ascii="Proxima Nova" w:cs="Proxima Nova" w:eastAsia="Proxima Nova" w:hAnsi="Proxima Nova"/>
          <w:b w:val="1"/>
          <w:bCs w:val="1"/>
        </w:rPr>
      </w:pPr>
      <w:r w:rsidDel="00000000" w:rsidR="00000000" w:rsidRPr="00000000">
        <w:rPr>
          <w:b w:val="1"/>
          <w:bCs w:val="1"/>
          <w:rtl w:val="0"/>
        </w:rPr>
        <w:t xml:space="preserve">6.</w:t>
      </w:r>
      <w:r w:rsidDel="00000000" w:rsidR="00000000" w:rsidRPr="00000000">
        <w:rPr>
          <w:rFonts w:ascii="Proxima Nova" w:cs="Proxima Nova" w:eastAsia="Proxima Nova" w:hAnsi="Proxima Nova"/>
          <w:b w:val="1"/>
          <w:bCs w:val="1"/>
          <w:rtl w:val="0"/>
        </w:rPr>
        <w:t xml:space="preserve"> If sets A, B, and C are mutually disjoint, which of the following is true? </w:t>
      </w:r>
    </w:p>
    <w:p w:rsidR="00000000" w:rsidDel="00000000" w:rsidP="00000000" w:rsidRDefault="00000000" w:rsidRPr="00000000" w14:paraId="00000086">
      <w:pPr>
        <w:spacing w:after="40" w:line="240" w:lineRule="auto"/>
        <w:ind w:firstLine="36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a) n(A</w:t>
      </w:r>
      <w:r w:rsidDel="00000000" w:rsidR="00000000" w:rsidRPr="00000000">
        <w:rPr>
          <w:rFonts w:ascii="Nova Mono" w:cs="Nova Mono" w:eastAsia="Nova Mono" w:hAnsi="Nova Mono"/>
          <w:b w:val="1"/>
          <w:bCs w:val="1"/>
          <w:color w:val="ff0000"/>
          <w:rtl w:val="0"/>
        </w:rPr>
        <w:t xml:space="preserve">∪</w:t>
      </w:r>
      <w:r w:rsidDel="00000000" w:rsidR="00000000" w:rsidRPr="00000000">
        <w:rPr>
          <w:rFonts w:ascii="Proxima Nova" w:cs="Proxima Nova" w:eastAsia="Proxima Nova" w:hAnsi="Proxima Nova"/>
          <w:color w:val="ff0000"/>
          <w:rtl w:val="0"/>
        </w:rPr>
        <w:t xml:space="preserve">B</w:t>
      </w:r>
      <w:r w:rsidDel="00000000" w:rsidR="00000000" w:rsidRPr="00000000">
        <w:rPr>
          <w:rFonts w:ascii="Nova Mono" w:cs="Nova Mono" w:eastAsia="Nova Mono" w:hAnsi="Nova Mono"/>
          <w:b w:val="1"/>
          <w:bCs w:val="1"/>
          <w:color w:val="ff0000"/>
          <w:rtl w:val="0"/>
        </w:rPr>
        <w:t xml:space="preserve">∪</w:t>
      </w:r>
      <w:r w:rsidDel="00000000" w:rsidR="00000000" w:rsidRPr="00000000">
        <w:rPr>
          <w:rFonts w:ascii="Proxima Nova" w:cs="Proxima Nova" w:eastAsia="Proxima Nova" w:hAnsi="Proxima Nova"/>
          <w:color w:val="ff0000"/>
          <w:rtl w:val="0"/>
        </w:rPr>
        <w:t xml:space="preserve">C) = n(A) + n(B) + n(C) (Z) </w:t>
      </w:r>
    </w:p>
    <w:p w:rsidR="00000000" w:rsidDel="00000000" w:rsidP="00000000" w:rsidRDefault="00000000" w:rsidRPr="00000000" w14:paraId="00000087">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 n(A</w:t>
      </w:r>
      <w:r w:rsidDel="00000000" w:rsidR="00000000" w:rsidRPr="00000000">
        <w:rPr>
          <w:rFonts w:ascii="Nova Mono" w:cs="Nova Mono" w:eastAsia="Nova Mono" w:hAnsi="Nova Mono"/>
          <w:b w:val="1"/>
          <w:bCs w:val="1"/>
          <w:rtl w:val="0"/>
        </w:rPr>
        <w:t xml:space="preserve">∩</w:t>
      </w:r>
      <w:r w:rsidDel="00000000" w:rsidR="00000000" w:rsidRPr="00000000">
        <w:rPr>
          <w:rFonts w:ascii="Proxima Nova" w:cs="Proxima Nova" w:eastAsia="Proxima Nova" w:hAnsi="Proxima Nova"/>
          <w:rtl w:val="0"/>
        </w:rPr>
        <w:t xml:space="preserve">B</w:t>
      </w:r>
      <w:r w:rsidDel="00000000" w:rsidR="00000000" w:rsidRPr="00000000">
        <w:rPr>
          <w:rFonts w:ascii="Nova Mono" w:cs="Nova Mono" w:eastAsia="Nova Mono" w:hAnsi="Nova Mono"/>
          <w:b w:val="1"/>
          <w:bCs w:val="1"/>
          <w:rtl w:val="0"/>
        </w:rPr>
        <w:t xml:space="preserve">∩</w:t>
      </w:r>
      <w:r w:rsidDel="00000000" w:rsidR="00000000" w:rsidRPr="00000000">
        <w:rPr>
          <w:rFonts w:ascii="Proxima Nova" w:cs="Proxima Nova" w:eastAsia="Proxima Nova" w:hAnsi="Proxima Nova"/>
          <w:rtl w:val="0"/>
        </w:rPr>
        <w:t xml:space="preserve">C) = 1 (MDS) </w:t>
      </w:r>
    </w:p>
    <w:p w:rsidR="00000000" w:rsidDel="00000000" w:rsidP="00000000" w:rsidRDefault="00000000" w:rsidRPr="00000000" w14:paraId="00000088">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 n(A</w:t>
      </w:r>
      <w:r w:rsidDel="00000000" w:rsidR="00000000" w:rsidRPr="00000000">
        <w:rPr>
          <w:rFonts w:ascii="Nova Mono" w:cs="Nova Mono" w:eastAsia="Nova Mono" w:hAnsi="Nova Mono"/>
          <w:b w:val="1"/>
          <w:bCs w:val="1"/>
          <w:rtl w:val="0"/>
        </w:rPr>
        <w:t xml:space="preserve">∪</w:t>
      </w:r>
      <w:r w:rsidDel="00000000" w:rsidR="00000000" w:rsidRPr="00000000">
        <w:rPr>
          <w:rFonts w:ascii="Proxima Nova" w:cs="Proxima Nova" w:eastAsia="Proxima Nova" w:hAnsi="Proxima Nova"/>
          <w:rtl w:val="0"/>
        </w:rPr>
        <w:t xml:space="preserve">B</w:t>
      </w:r>
      <w:r w:rsidDel="00000000" w:rsidR="00000000" w:rsidRPr="00000000">
        <w:rPr>
          <w:rFonts w:ascii="Nova Mono" w:cs="Nova Mono" w:eastAsia="Nova Mono" w:hAnsi="Nova Mono"/>
          <w:b w:val="1"/>
          <w:bCs w:val="1"/>
          <w:rtl w:val="0"/>
        </w:rPr>
        <w:t xml:space="preserve">∪</w:t>
      </w:r>
      <w:r w:rsidDel="00000000" w:rsidR="00000000" w:rsidRPr="00000000">
        <w:rPr>
          <w:rFonts w:ascii="Proxima Nova" w:cs="Proxima Nova" w:eastAsia="Proxima Nova" w:hAnsi="Proxima Nova"/>
          <w:rtl w:val="0"/>
        </w:rPr>
        <w:t xml:space="preserve">C) = 0 (MDS) </w:t>
      </w:r>
    </w:p>
    <w:p w:rsidR="00000000" w:rsidDel="00000000" w:rsidP="00000000" w:rsidRDefault="00000000" w:rsidRPr="00000000" w14:paraId="00000089">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 n(A) + n(B) + n(C) = n(U) (MDS)</w:t>
      </w:r>
    </w:p>
    <w:p w:rsidR="00000000" w:rsidDel="00000000" w:rsidP="00000000" w:rsidRDefault="00000000" w:rsidRPr="00000000" w14:paraId="0000008A">
      <w:pPr>
        <w:spacing w:after="4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B">
      <w:pPr>
        <w:spacing w:after="40" w:line="240" w:lineRule="auto"/>
        <w:rPr>
          <w:rFonts w:ascii="Proxima Nova" w:cs="Proxima Nova" w:eastAsia="Proxima Nova" w:hAnsi="Proxima Nova"/>
          <w:b w:val="1"/>
          <w:bCs w:val="1"/>
        </w:rPr>
      </w:pPr>
      <w:r w:rsidDel="00000000" w:rsidR="00000000" w:rsidRPr="00000000">
        <w:rPr>
          <w:b w:val="1"/>
          <w:bCs w:val="1"/>
          <w:rtl w:val="0"/>
        </w:rPr>
        <w:t xml:space="preserve">7.</w:t>
      </w:r>
      <w:r w:rsidDel="00000000" w:rsidR="00000000" w:rsidRPr="00000000">
        <w:rPr>
          <w:rFonts w:ascii="Nova Mono" w:cs="Nova Mono" w:eastAsia="Nova Mono" w:hAnsi="Nova Mono"/>
          <w:b w:val="1"/>
          <w:bCs w:val="1"/>
          <w:rtl w:val="0"/>
        </w:rPr>
        <w:t xml:space="preserve"> In a survey of 200 students, n(A∪B∪C)=165. How many students did not participate in any of the three activities? </w:t>
      </w:r>
    </w:p>
    <w:p w:rsidR="00000000" w:rsidDel="00000000" w:rsidP="00000000" w:rsidRDefault="00000000" w:rsidRPr="00000000" w14:paraId="0000008C">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40 (DNP) </w:t>
      </w:r>
    </w:p>
    <w:p w:rsidR="00000000" w:rsidDel="00000000" w:rsidP="00000000" w:rsidRDefault="00000000" w:rsidRPr="00000000" w14:paraId="0000008D">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 165 (DNP) </w:t>
      </w:r>
    </w:p>
    <w:p w:rsidR="00000000" w:rsidDel="00000000" w:rsidP="00000000" w:rsidRDefault="00000000" w:rsidRPr="00000000" w14:paraId="0000008E">
      <w:pPr>
        <w:spacing w:after="40" w:line="240" w:lineRule="auto"/>
        <w:ind w:firstLine="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 200 (DNP) </w:t>
      </w:r>
    </w:p>
    <w:p w:rsidR="00000000" w:rsidDel="00000000" w:rsidP="00000000" w:rsidRDefault="00000000" w:rsidRPr="00000000" w14:paraId="0000008F">
      <w:pPr>
        <w:spacing w:after="40" w:line="240" w:lineRule="auto"/>
        <w:ind w:firstLine="360"/>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d) 35 (Z) </w:t>
      </w:r>
    </w:p>
    <w:p w:rsidR="00000000" w:rsidDel="00000000" w:rsidP="00000000" w:rsidRDefault="00000000" w:rsidRPr="00000000" w14:paraId="00000090">
      <w:pPr>
        <w:spacing w:after="40" w:line="240" w:lineRule="auto"/>
        <w:ind w:left="360" w:firstLine="0"/>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100" w:before="200" w:line="360" w:lineRule="auto"/>
        <w:rPr>
          <w:rFonts w:ascii="Proxima Nova" w:cs="Proxima Nova" w:eastAsia="Proxima Nova" w:hAnsi="Proxima Nova"/>
        </w:rPr>
      </w:pPr>
      <w:bookmarkStart w:colFirst="0" w:colLast="0" w:name="_j39ymosnawkt" w:id="7"/>
      <w:bookmarkEnd w:id="7"/>
      <w:r w:rsidDel="00000000" w:rsidR="00000000" w:rsidRPr="00000000">
        <w:rPr>
          <w:rFonts w:ascii="Proxima Nova" w:cs="Proxima Nova" w:eastAsia="Proxima Nova" w:hAnsi="Proxima Nova"/>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92">
      <w:pPr>
        <w:spacing w:after="40" w:before="10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 7</w:t>
      </w:r>
      <w:r w:rsidDel="00000000" w:rsidR="00000000" w:rsidRPr="00000000">
        <w:rPr>
          <w:rtl w:val="0"/>
        </w:rPr>
      </w:r>
    </w:p>
    <w:p w:rsidR="00000000" w:rsidDel="00000000" w:rsidP="00000000" w:rsidRDefault="00000000" w:rsidRPr="00000000" w14:paraId="00000093">
      <w:pPr>
        <w:spacing w:after="80" w:line="240" w:lineRule="auto"/>
        <w:rPr>
          <w:rFonts w:ascii="Proxima Nova" w:cs="Proxima Nova" w:eastAsia="Proxima Nova" w:hAnsi="Proxima Nova"/>
          <w:b w:val="1"/>
          <w:bCs w:val="1"/>
          <w:color w:val="38761d"/>
          <w:sz w:val="24"/>
          <w:szCs w:val="24"/>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38761d"/>
          <w:sz w:val="24"/>
          <w:szCs w:val="24"/>
          <w:rtl w:val="0"/>
        </w:rPr>
        <w:t xml:space="preserve">COMPLETE MASTERY!</w:t>
      </w:r>
    </w:p>
    <w:p w:rsidR="00000000" w:rsidDel="00000000" w:rsidP="00000000" w:rsidRDefault="00000000" w:rsidRPr="00000000" w14:paraId="00000094">
      <w:pPr>
        <w:spacing w:after="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Excellent! You have a thorough understanding of the cardinality of three sets and can confidently apply all related formulas and Venn diagrams. You are ready for more complex set problems.</w:t>
      </w:r>
    </w:p>
    <w:p w:rsidR="00000000" w:rsidDel="00000000" w:rsidP="00000000" w:rsidRDefault="00000000" w:rsidRPr="00000000" w14:paraId="00000095">
      <w:pPr>
        <w:spacing w:after="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6">
      <w:pPr>
        <w:spacing w:line="36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Further learning</w:t>
      </w:r>
    </w:p>
    <w:p w:rsidR="00000000" w:rsidDel="00000000" w:rsidP="00000000" w:rsidRDefault="00000000" w:rsidRPr="00000000" w14:paraId="0000009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Now that you have a thorough understanding of the cardinality of three sets, take the next step to tackle even more complex categorisations.</w:t>
      </w:r>
    </w:p>
    <w:p w:rsidR="00000000" w:rsidDel="00000000" w:rsidP="00000000" w:rsidRDefault="00000000" w:rsidRPr="00000000" w14:paraId="00000098">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Connect concepts to real life:</w:t>
      </w:r>
    </w:p>
    <w:p w:rsidR="00000000" w:rsidDel="00000000" w:rsidP="00000000" w:rsidRDefault="00000000" w:rsidRPr="00000000" w14:paraId="00000099">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Think about multi-layered classifications, such as streaming platforms. Categorise your favorite movies or shows by whether they are available on Netflix, Hulu, Amazon Prime, or a combination of the three.</w:t>
      </w:r>
    </w:p>
    <w:p w:rsidR="00000000" w:rsidDel="00000000" w:rsidP="00000000" w:rsidRDefault="00000000" w:rsidRPr="00000000" w14:paraId="0000009A">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Think like a researcher:</w:t>
      </w:r>
    </w:p>
    <w:p w:rsidR="00000000" w:rsidDel="00000000" w:rsidP="00000000" w:rsidRDefault="00000000" w:rsidRPr="00000000" w14:paraId="0000009B">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a survey for your school with three specific options (Example: Preferred mode of transport: Bus, Walk, Bicycle) and map out the overlapping results into a three-circle Venn diagram.</w:t>
      </w:r>
    </w:p>
    <w:p w:rsidR="00000000" w:rsidDel="00000000" w:rsidP="00000000" w:rsidRDefault="00000000" w:rsidRPr="00000000" w14:paraId="0000009C">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Challenge assumptions:</w:t>
      </w:r>
    </w:p>
    <w:p w:rsidR="00000000" w:rsidDel="00000000" w:rsidP="00000000" w:rsidRDefault="00000000" w:rsidRPr="00000000" w14:paraId="0000009D">
      <w:pPr>
        <w:ind w:left="72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Analyse generalized statements like "Most people like apples, bananas, and oranges." Use three-set intersections to test whether liking two fruits actually guarantees liking the third, and what the central intersection really represents.</w:t>
      </w:r>
    </w:p>
    <w:p w:rsidR="00000000" w:rsidDel="00000000" w:rsidP="00000000" w:rsidRDefault="00000000" w:rsidRPr="00000000" w14:paraId="0000009E">
      <w:pPr>
        <w:numPr>
          <w:ilvl w:val="0"/>
          <w:numId w:val="2"/>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Explore further applications:</w:t>
      </w:r>
    </w:p>
    <w:p w:rsidR="00000000" w:rsidDel="00000000" w:rsidP="00000000" w:rsidRDefault="00000000" w:rsidRPr="00000000" w14:paraId="0000009F">
      <w:pPr>
        <w:ind w:left="7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rtl w:val="0"/>
        </w:rPr>
        <w:t xml:space="preserve">Look into how three-set logic is applied in fields like genetics (overlapping physical traits), market research (consumer preferences across multiple brands), and search algorithms to filter out highly specific data.</w:t>
      </w:r>
      <w:r w:rsidDel="00000000" w:rsidR="00000000" w:rsidRPr="00000000">
        <w:rPr>
          <w:rtl w:val="0"/>
        </w:rPr>
      </w:r>
    </w:p>
    <w:p w:rsidR="00000000" w:rsidDel="00000000" w:rsidP="00000000" w:rsidRDefault="00000000" w:rsidRPr="00000000" w14:paraId="000000A0">
      <w:pPr>
        <w:spacing w:line="36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A1">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4 &lt;= Z &lt;= 6</w:t>
      </w:r>
      <w:r w:rsidDel="00000000" w:rsidR="00000000" w:rsidRPr="00000000">
        <w:rPr>
          <w:rtl w:val="0"/>
        </w:rPr>
      </w:r>
    </w:p>
    <w:p w:rsidR="00000000" w:rsidDel="00000000" w:rsidP="00000000" w:rsidRDefault="00000000" w:rsidRPr="00000000" w14:paraId="000000A2">
      <w:pPr>
        <w:spacing w:after="80" w:line="240" w:lineRule="auto"/>
        <w:rPr>
          <w:rFonts w:ascii="Proxima Nova" w:cs="Proxima Nova" w:eastAsia="Proxima Nova" w:hAnsi="Proxima Nova"/>
          <w:b w:val="1"/>
          <w:bCs w:val="1"/>
          <w:color w:val="1155cc"/>
          <w:sz w:val="24"/>
          <w:szCs w:val="24"/>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Proxima Nova" w:cs="Proxima Nova" w:eastAsia="Proxima Nova" w:hAnsi="Proxima Nova"/>
          <w:b w:val="1"/>
          <w:bCs w:val="1"/>
          <w:color w:val="1155cc"/>
          <w:sz w:val="24"/>
          <w:szCs w:val="24"/>
          <w:rtl w:val="0"/>
        </w:rPr>
        <w:t xml:space="preserve">ADEQUATE MASTERY</w:t>
      </w:r>
    </w:p>
    <w:p w:rsidR="00000000" w:rsidDel="00000000" w:rsidP="00000000" w:rsidRDefault="00000000" w:rsidRPr="00000000" w14:paraId="000000A3">
      <w:pPr>
        <w:spacing w:after="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Good job! You understand most concepts related to the cardinality of three sets but need to strengthen one or two areas.</w:t>
      </w:r>
    </w:p>
    <w:p w:rsidR="00000000" w:rsidDel="00000000" w:rsidP="00000000" w:rsidRDefault="00000000" w:rsidRPr="00000000" w14:paraId="000000A4">
      <w:pPr>
        <w:spacing w:after="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spacing w:after="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6">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Z &lt;= 3</w:t>
      </w:r>
      <w:r w:rsidDel="00000000" w:rsidR="00000000" w:rsidRPr="00000000">
        <w:rPr>
          <w:rtl w:val="0"/>
        </w:rPr>
      </w:r>
    </w:p>
    <w:p w:rsidR="00000000" w:rsidDel="00000000" w:rsidP="00000000" w:rsidRDefault="00000000" w:rsidRPr="00000000" w14:paraId="000000A7">
      <w:pPr>
        <w:spacing w:after="12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sz w:val="24"/>
          <w:szCs w:val="24"/>
          <w:rtl w:val="0"/>
        </w:rPr>
        <w:t xml:space="preserve">🚨</w:t>
      </w:r>
      <w:r w:rsidDel="00000000" w:rsidR="00000000" w:rsidRPr="00000000">
        <w:rPr>
          <w:rFonts w:ascii="Proxima Nova" w:cs="Proxima Nova" w:eastAsia="Proxima Nova" w:hAnsi="Proxima Nova"/>
          <w:b w:val="1"/>
          <w:bCs w:val="1"/>
          <w:color w:val="45818e"/>
          <w:sz w:val="24"/>
          <w:szCs w:val="24"/>
          <w:rtl w:val="0"/>
        </w:rPr>
        <w:t xml:space="preserve">INADEQUATE MASTERY</w:t>
      </w:r>
      <w:r w:rsidDel="00000000" w:rsidR="00000000" w:rsidRPr="00000000">
        <w:rPr>
          <w:rFonts w:ascii="Proxima Nova" w:cs="Proxima Nova" w:eastAsia="Proxima Nova" w:hAnsi="Proxima Nova"/>
          <w:b w:val="1"/>
          <w:bCs w:val="1"/>
          <w:rtl w:val="0"/>
        </w:rPr>
        <w:t xml:space="preserve"> </w:t>
      </w:r>
    </w:p>
    <w:p w:rsidR="00000000" w:rsidDel="00000000" w:rsidP="00000000" w:rsidRDefault="00000000" w:rsidRPr="00000000" w14:paraId="000000A8">
      <w:pPr>
        <w:spacing w:after="12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seems you are struggling with the cardinality of three sets. Please carefully review the entire section before moving forward.</w:t>
      </w:r>
    </w:p>
    <w:p w:rsidR="00000000" w:rsidDel="00000000" w:rsidP="00000000" w:rsidRDefault="00000000" w:rsidRPr="00000000" w14:paraId="000000A9">
      <w:pPr>
        <w:pStyle w:val="Heading2"/>
        <w:keepNext w:val="0"/>
        <w:keepLines w:val="0"/>
        <w:spacing w:after="100" w:before="200" w:line="360" w:lineRule="auto"/>
        <w:rPr>
          <w:rFonts w:ascii="Proxima Nova" w:cs="Proxima Nova" w:eastAsia="Proxima Nova" w:hAnsi="Proxima Nova"/>
          <w:b w:val="1"/>
          <w:bCs w:val="1"/>
          <w:color w:val="2e75b6"/>
          <w:sz w:val="24"/>
          <w:szCs w:val="24"/>
        </w:rPr>
      </w:pPr>
      <w:bookmarkStart w:colFirst="0" w:colLast="0" w:name="_vcoj13wia20x" w:id="8"/>
      <w:bookmarkEnd w:id="8"/>
      <w:r w:rsidDel="00000000" w:rsidR="00000000" w:rsidRPr="00000000">
        <w:rPr>
          <w:rtl w:val="0"/>
        </w:rPr>
      </w:r>
    </w:p>
    <w:p w:rsidR="00000000" w:rsidDel="00000000" w:rsidP="00000000" w:rsidRDefault="00000000" w:rsidRPr="00000000" w14:paraId="000000AA">
      <w:pPr>
        <w:pStyle w:val="Heading2"/>
        <w:keepNext w:val="0"/>
        <w:keepLines w:val="0"/>
        <w:spacing w:after="100" w:before="200" w:line="360" w:lineRule="auto"/>
        <w:rPr>
          <w:rFonts w:ascii="Proxima Nova" w:cs="Proxima Nova" w:eastAsia="Proxima Nova" w:hAnsi="Proxima Nova"/>
        </w:rPr>
      </w:pPr>
      <w:bookmarkStart w:colFirst="0" w:colLast="0" w:name="_gxwnc22rckcm" w:id="9"/>
      <w:bookmarkEnd w:id="9"/>
      <w:r w:rsidDel="00000000" w:rsidR="00000000" w:rsidRPr="00000000">
        <w:rPr>
          <w:rFonts w:ascii="Proxima Nova" w:cs="Proxima Nova" w:eastAsia="Proxima Nova" w:hAnsi="Proxima Nova"/>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AB">
      <w:pPr>
        <w:spacing w:after="40" w:line="240" w:lineRule="auto"/>
        <w:ind w:left="360" w:firstLine="0"/>
        <w:rPr>
          <w:rFonts w:ascii="Proxima Nova" w:cs="Proxima Nova" w:eastAsia="Proxima Nova" w:hAnsi="Proxima Nova"/>
        </w:rPr>
      </w:pPr>
      <w:r w:rsidDel="00000000" w:rsidR="00000000" w:rsidRPr="00000000">
        <w:rPr>
          <w:rFonts w:ascii="Nova Mono" w:cs="Nova Mono" w:eastAsia="Nova Mono" w:hAnsi="Nova Mono"/>
          <w:rtl w:val="0"/>
        </w:rPr>
        <w:t xml:space="preserve">• Study the formulas for three sets carefully, especially n(A∪B∪C) and how to find values for each region of the Venn diagram. (refer to Section 2.1)</w:t>
      </w:r>
    </w:p>
    <w:p w:rsidR="00000000" w:rsidDel="00000000" w:rsidP="00000000" w:rsidRDefault="00000000" w:rsidRPr="00000000" w14:paraId="000000AC">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Practice constructing three-set Venn diagrams and filling in each region step by step. (refer to Worked Example 9)</w:t>
      </w:r>
    </w:p>
    <w:p w:rsidR="00000000" w:rsidDel="00000000" w:rsidP="00000000" w:rsidRDefault="00000000" w:rsidRPr="00000000" w14:paraId="000000AD">
      <w:pPr>
        <w:spacing w:after="40" w:line="240" w:lineRule="auto"/>
        <w:ind w:left="36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Attempt Worked Examples 10–12 in order to understand how to solve real-life problems using the cardinality of three sets.</w:t>
      </w:r>
    </w:p>
    <w:p w:rsidR="00000000" w:rsidDel="00000000" w:rsidP="00000000" w:rsidRDefault="00000000" w:rsidRPr="00000000" w14:paraId="000000AE">
      <w:pPr>
        <w:spacing w:after="40" w:line="240" w:lineRule="auto"/>
        <w:ind w:left="36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F">
      <w:pPr>
        <w:pStyle w:val="Heading2"/>
        <w:keepNext w:val="0"/>
        <w:keepLines w:val="0"/>
        <w:spacing w:after="100" w:before="200" w:line="360" w:lineRule="auto"/>
        <w:rPr>
          <w:rFonts w:ascii="Proxima Nova" w:cs="Proxima Nova" w:eastAsia="Proxima Nova" w:hAnsi="Proxima Nova"/>
        </w:rPr>
      </w:pPr>
      <w:bookmarkStart w:colFirst="0" w:colLast="0" w:name="_q99luqndgdrp" w:id="10"/>
      <w:bookmarkEnd w:id="10"/>
      <w:r w:rsidDel="00000000" w:rsidR="00000000" w:rsidRPr="00000000">
        <w:rPr>
          <w:rFonts w:ascii="Proxima Nova" w:cs="Proxima Nova" w:eastAsia="Proxima Nova" w:hAnsi="Proxima Nova"/>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B0">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RLS &gt;= 1 and Z &gt; 3</w:t>
      </w:r>
    </w:p>
    <w:p w:rsidR="00000000" w:rsidDel="00000000" w:rsidP="00000000" w:rsidRDefault="00000000" w:rsidRPr="00000000" w14:paraId="000000B1">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the formula of the union of three sets. The pairwise intersections are subtracted to avoid double-counting, and the triple intersection is added back.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2">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3">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MKT &gt;= 1 and Z &gt; 3</w:t>
      </w:r>
    </w:p>
    <w:p w:rsidR="00000000" w:rsidDel="00000000" w:rsidP="00000000" w:rsidRDefault="00000000" w:rsidRPr="00000000" w14:paraId="000000B4">
      <w:pPr>
        <w:spacing w:after="40" w:before="80"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Review the formula for cardinality of three sets. The region for only A∩B excludes elements shared by all three sets.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5">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FGN &gt;= 1 and Z &gt; 3</w:t>
      </w:r>
    </w:p>
    <w:p w:rsidR="00000000" w:rsidDel="00000000" w:rsidP="00000000" w:rsidRDefault="00000000" w:rsidRPr="00000000" w14:paraId="000000B7">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Recall the formula for the complement of a set. This gives the number of elements outside all three sets. (refer to </w:t>
      </w:r>
      <w:r w:rsidDel="00000000" w:rsidR="00000000" w:rsidRPr="00000000">
        <w:rPr>
          <w:rFonts w:ascii="Proxima Nova" w:cs="Proxima Nova" w:eastAsia="Proxima Nova" w:hAnsi="Proxima Nova"/>
          <w:b w:val="1"/>
          <w:bCs w:val="1"/>
          <w:color w:val="4a86e8"/>
          <w:rtl w:val="0"/>
        </w:rPr>
        <w:t xml:space="preserve">Section 2.1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8">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9">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CJW &gt;= 1 and Z &gt; 3</w:t>
      </w:r>
    </w:p>
    <w:p w:rsidR="00000000" w:rsidDel="00000000" w:rsidP="00000000" w:rsidRDefault="00000000" w:rsidRPr="00000000" w14:paraId="000000BA">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Review how to find the number of elements in exactly two sets. (refer to </w:t>
      </w:r>
      <w:r w:rsidDel="00000000" w:rsidR="00000000" w:rsidRPr="00000000">
        <w:rPr>
          <w:rFonts w:ascii="Proxima Nova" w:cs="Proxima Nova" w:eastAsia="Proxima Nova" w:hAnsi="Proxima Nova"/>
          <w:b w:val="1"/>
          <w:bCs w:val="1"/>
          <w:color w:val="4a86e8"/>
          <w:rtl w:val="0"/>
        </w:rPr>
        <w:t xml:space="preserve">Worked Example 11</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B">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C">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HXZ &gt;= 1 and Z &gt; 3</w:t>
      </w:r>
    </w:p>
    <w:p w:rsidR="00000000" w:rsidDel="00000000" w:rsidP="00000000" w:rsidRDefault="00000000" w:rsidRPr="00000000" w14:paraId="000000BD">
      <w:pPr>
        <w:spacing w:after="40" w:before="8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Practice using the formula of union of sets with numerical values. Carefully substitute each value. (refer to </w:t>
      </w:r>
      <w:r w:rsidDel="00000000" w:rsidR="00000000" w:rsidRPr="00000000">
        <w:rPr>
          <w:rFonts w:ascii="Proxima Nova" w:cs="Proxima Nova" w:eastAsia="Proxima Nova" w:hAnsi="Proxima Nova"/>
          <w:b w:val="1"/>
          <w:bCs w:val="1"/>
          <w:color w:val="4a86e8"/>
          <w:rtl w:val="0"/>
        </w:rPr>
        <w:t xml:space="preserve">Worked Example 9</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BE">
      <w:pPr>
        <w:spacing w:after="40" w:before="80"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F">
      <w:pPr>
        <w:spacing w:after="40" w:before="8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MDS &gt;= 1 and Z &gt; 3</w:t>
      </w:r>
    </w:p>
    <w:p w:rsidR="00000000" w:rsidDel="00000000" w:rsidP="00000000" w:rsidRDefault="00000000" w:rsidRPr="00000000" w14:paraId="000000C0">
      <w:pPr>
        <w:spacing w:after="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Revisit the concept of mutually disjoint sets in three sets. Also memorise the formulas. (</w:t>
      </w:r>
      <w:r w:rsidDel="00000000" w:rsidR="00000000" w:rsidRPr="00000000">
        <w:rPr>
          <w:rFonts w:ascii="Proxima Nova" w:cs="Proxima Nova" w:eastAsia="Proxima Nova" w:hAnsi="Proxima Nova"/>
          <w:b w:val="1"/>
          <w:bCs w:val="1"/>
          <w:color w:val="4a86e8"/>
          <w:rtl w:val="0"/>
        </w:rPr>
        <w:t xml:space="preserve">Section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C1">
      <w:pPr>
        <w:spacing w:after="40" w:lin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2">
      <w:pPr>
        <w:spacing w:after="40"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DNP &gt;= 1 and Z &gt; 3</w:t>
      </w:r>
    </w:p>
    <w:p w:rsidR="00000000" w:rsidDel="00000000" w:rsidP="00000000" w:rsidRDefault="00000000" w:rsidRPr="00000000" w14:paraId="000000C3">
      <w:pPr>
        <w:spacing w:after="40"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Understand what complement of a set means and how to calculate the complement of a set. (</w:t>
      </w:r>
      <w:r w:rsidDel="00000000" w:rsidR="00000000" w:rsidRPr="00000000">
        <w:rPr>
          <w:rFonts w:ascii="Proxima Nova" w:cs="Proxima Nova" w:eastAsia="Proxima Nova" w:hAnsi="Proxima Nova"/>
          <w:b w:val="1"/>
          <w:bCs w:val="1"/>
          <w:color w:val="4a86e8"/>
          <w:rtl w:val="0"/>
        </w:rPr>
        <w:t xml:space="preserve">Section 2</w:t>
      </w:r>
      <w:r w:rsidDel="00000000" w:rsidR="00000000" w:rsidRPr="00000000">
        <w:rPr>
          <w:rFonts w:ascii="Proxima Nova" w:cs="Proxima Nova" w:eastAsia="Proxima Nova" w:hAnsi="Proxima Nova"/>
          <w:rtl w:val="0"/>
        </w:rPr>
        <w:t xml:space="preserve">) Refer to</w:t>
      </w:r>
      <w:r w:rsidDel="00000000" w:rsidR="00000000" w:rsidRPr="00000000">
        <w:rPr>
          <w:rFonts w:ascii="Proxima Nova" w:cs="Proxima Nova" w:eastAsia="Proxima Nova" w:hAnsi="Proxima Nova"/>
          <w:b w:val="1"/>
          <w:bCs w:val="1"/>
          <w:color w:val="4a86e8"/>
          <w:rtl w:val="0"/>
        </w:rPr>
        <w:t xml:space="preserve"> Video 1.3</w:t>
      </w:r>
      <w:r w:rsidDel="00000000" w:rsidR="00000000" w:rsidRPr="00000000">
        <w:rPr>
          <w:rFonts w:ascii="Proxima Nova" w:cs="Proxima Nova" w:eastAsia="Proxima Nova" w:hAnsi="Proxima Nova"/>
          <w:rtl w:val="0"/>
        </w:rPr>
        <w:t xml:space="preserve"> to understand this concept better.</w:t>
      </w:r>
    </w:p>
    <w:p w:rsidR="00000000" w:rsidDel="00000000" w:rsidP="00000000" w:rsidRDefault="00000000" w:rsidRPr="00000000" w14:paraId="000000C4">
      <w:pPr>
        <w:spacing w:after="40" w:lin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5">
      <w:pPr>
        <w:spacing w:after="40" w:line="24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C6">
      <w:pPr>
        <w:rPr>
          <w:rFonts w:ascii="Proxima Nova" w:cs="Proxima Nova" w:eastAsia="Proxima Nova" w:hAnsi="Proxima Nova"/>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woyam Ratna Tuladhar" w:id="1" w:date="2026-04-03T04:47:27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Swoyam Ratna Tuladhar" w:id="0" w:date="2026-04-03T04:49:5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 Lets discuss G11 ko syllabus herney? (Maybe not :D)</w:t>
      </w:r>
    </w:p>
  </w:comment>
  <w:comment w:author="Swoyam Ratna Tuladhar" w:id="2" w:date="2026-04-03T04:47:14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Swoyam Ratna Tuladhar" w:id="5" w:date="2026-04-03T04:43:1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write section name nai. In ebook there might not be numbering</w:t>
      </w:r>
    </w:p>
  </w:comment>
  <w:comment w:author="Swoyam Ratna Tuladhar" w:id="6" w:date="2026-04-03T05:54:29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use this format too. Its not bad. Just need section name and page number</w:t>
      </w:r>
    </w:p>
  </w:comment>
  <w:comment w:author="Swoyam Ratna Tuladhar" w:id="4" w:date="2026-04-03T04:41:4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give the formula? @biroch.shrestha@ing.edu.np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biroch.shrestha@ing.edu.np_</w:t>
      </w:r>
    </w:p>
  </w:comment>
  <w:comment w:author="Swoyam Ratna Tuladhar" w:id="3" w:date="2026-04-03T04:46:51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format of the feedbacks are good. Lets discuss: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we give formulas or direct them to find formulas in the text.</w:t>
      </w:r>
    </w:p>
  </w:comment>
  <w:comment w:author="Swoyam Ratna Tuladhar" w:id="7" w:date="2026-04-03T05:42:32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